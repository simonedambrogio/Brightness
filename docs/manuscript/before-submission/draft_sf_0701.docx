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78F4B" w14:textId="76749234" w:rsidR="005F2649" w:rsidRPr="00C351AB" w:rsidRDefault="00C351AB" w:rsidP="004646A1">
      <w:pPr>
        <w:jc w:val="center"/>
        <w:rPr>
          <w:ins w:id="0" w:author="Feng Sheng" w:date="2025-05-31T11:49:00Z"/>
          <w:rFonts w:ascii="DengXian" w:eastAsia="DengXian" w:hAnsi="DengXian"/>
          <w:b/>
          <w:color w:val="222222"/>
          <w:sz w:val="21"/>
          <w:szCs w:val="21"/>
          <w:shd w:val="clear" w:color="auto" w:fill="FFFFFF"/>
          <w:lang w:eastAsia="zh-CN"/>
        </w:rPr>
      </w:pPr>
      <w:commentRangeStart w:id="1"/>
      <w:r w:rsidRPr="00C351AB">
        <w:rPr>
          <w:rFonts w:ascii="DengXian" w:eastAsia="DengXian" w:hAnsi="DengXian"/>
          <w:b/>
          <w:color w:val="222222"/>
          <w:sz w:val="21"/>
          <w:szCs w:val="21"/>
          <w:shd w:val="clear" w:color="auto" w:fill="FFFFFF"/>
          <w:lang w:eastAsia="zh-CN"/>
        </w:rPr>
        <w:t>Decomposing</w:t>
      </w:r>
      <w:commentRangeEnd w:id="1"/>
      <w:r>
        <w:rPr>
          <w:rStyle w:val="af0"/>
        </w:rPr>
        <w:commentReference w:id="1"/>
      </w:r>
      <w:r w:rsidRPr="00C351AB">
        <w:rPr>
          <w:rFonts w:ascii="DengXian" w:eastAsia="DengXian" w:hAnsi="DengXian"/>
          <w:b/>
          <w:color w:val="222222"/>
          <w:sz w:val="21"/>
          <w:szCs w:val="21"/>
          <w:shd w:val="clear" w:color="auto" w:fill="FFFFFF"/>
          <w:lang w:eastAsia="zh-CN"/>
        </w:rPr>
        <w:t xml:space="preserve"> the visual salience effect on economic choices</w:t>
      </w:r>
    </w:p>
    <w:p w14:paraId="178321E7" w14:textId="77777777" w:rsidR="004646A1" w:rsidRPr="00DB1F2B" w:rsidRDefault="004646A1" w:rsidP="004646A1">
      <w:pPr>
        <w:jc w:val="both"/>
        <w:rPr>
          <w:ins w:id="2" w:author="Feng Sheng" w:date="2025-05-31T11:49:00Z"/>
          <w:rFonts w:ascii="Calibri Light" w:hAnsi="Calibri Light" w:cs="Calibri Light"/>
        </w:rPr>
      </w:pPr>
    </w:p>
    <w:p w14:paraId="1CB868C5" w14:textId="345FF58A" w:rsidR="004646A1" w:rsidRDefault="004646A1" w:rsidP="004646A1">
      <w:pPr>
        <w:jc w:val="center"/>
        <w:rPr>
          <w:rFonts w:ascii="Calibri Light" w:hAnsi="Calibri Light" w:cs="Calibri Light"/>
          <w:b/>
          <w:lang w:val="en-US" w:eastAsia="zh-CN"/>
        </w:rPr>
      </w:pPr>
      <w:commentRangeStart w:id="3"/>
      <w:r w:rsidRPr="00863A70">
        <w:rPr>
          <w:rFonts w:ascii="Calibri Light" w:hAnsi="Calibri Light" w:cs="Calibri Light" w:hint="eastAsia"/>
          <w:b/>
          <w:lang w:val="en-US" w:eastAsia="zh-CN"/>
        </w:rPr>
        <w:t>A</w:t>
      </w:r>
      <w:r w:rsidRPr="00863A70">
        <w:rPr>
          <w:rFonts w:ascii="Calibri Light" w:hAnsi="Calibri Light" w:cs="Calibri Light"/>
          <w:b/>
          <w:lang w:val="en-US" w:eastAsia="zh-CN"/>
        </w:rPr>
        <w:t>bstract</w:t>
      </w:r>
      <w:commentRangeEnd w:id="3"/>
      <w:r w:rsidR="00C351AB">
        <w:rPr>
          <w:rStyle w:val="af0"/>
        </w:rPr>
        <w:commentReference w:id="3"/>
      </w:r>
    </w:p>
    <w:p w14:paraId="69981CD7" w14:textId="77777777" w:rsidR="004646A1" w:rsidRDefault="004646A1" w:rsidP="004646A1">
      <w:pPr>
        <w:jc w:val="center"/>
        <w:rPr>
          <w:rFonts w:ascii="Calibri Light" w:hAnsi="Calibri Light" w:cs="Calibri Light"/>
          <w:b/>
          <w:lang w:val="en-US" w:eastAsia="zh-CN"/>
        </w:rPr>
      </w:pPr>
    </w:p>
    <w:p w14:paraId="0B9744B1" w14:textId="77777777" w:rsidR="004646A1" w:rsidRDefault="004646A1" w:rsidP="004646A1">
      <w:pPr>
        <w:jc w:val="center"/>
        <w:rPr>
          <w:rFonts w:ascii="Calibri Light" w:hAnsi="Calibri Light" w:cs="Calibri Light"/>
          <w:b/>
          <w:lang w:val="en-US" w:eastAsia="zh-CN"/>
        </w:rPr>
      </w:pPr>
      <w:r>
        <w:rPr>
          <w:rFonts w:ascii="Calibri Light" w:hAnsi="Calibri Light" w:cs="Calibri Light" w:hint="eastAsia"/>
          <w:b/>
          <w:lang w:val="en-US" w:eastAsia="zh-CN"/>
        </w:rPr>
        <w:t>(</w:t>
      </w:r>
      <w:r>
        <w:rPr>
          <w:rFonts w:ascii="Calibri Light" w:hAnsi="Calibri Light" w:cs="Calibri Light"/>
          <w:b/>
          <w:lang w:val="en-US" w:eastAsia="zh-CN"/>
        </w:rPr>
        <w:t>&lt;250 words)</w:t>
      </w:r>
    </w:p>
    <w:p w14:paraId="4532F2F2" w14:textId="77777777" w:rsidR="004646A1" w:rsidRDefault="004646A1" w:rsidP="004646A1">
      <w:pPr>
        <w:jc w:val="both"/>
        <w:rPr>
          <w:rFonts w:ascii="Calibri Light" w:hAnsi="Calibri Light" w:cs="Calibri Light"/>
          <w:lang w:eastAsia="zh-CN"/>
        </w:rPr>
      </w:pPr>
    </w:p>
    <w:p w14:paraId="4E9F140A" w14:textId="022B4F05" w:rsidR="004646A1" w:rsidRDefault="004646A1" w:rsidP="004646A1">
      <w:pPr>
        <w:jc w:val="both"/>
        <w:rPr>
          <w:rFonts w:ascii="Calibri Light" w:hAnsi="Calibri Light" w:cs="Calibri Light"/>
          <w:lang w:val="en-US" w:eastAsia="zh-CN"/>
        </w:rPr>
      </w:pPr>
      <w:bookmarkStart w:id="4" w:name="_Hlk199686754"/>
      <w:r>
        <w:rPr>
          <w:rFonts w:ascii="Calibri Light" w:hAnsi="Calibri Light" w:cs="Calibri Light" w:hint="eastAsia"/>
          <w:lang w:eastAsia="zh-CN"/>
        </w:rPr>
        <w:t xml:space="preserve">Visually salient information can disproportionately sways economic choice, a phenomenon typically attributed to gaze bias. </w:t>
      </w:r>
      <w:r w:rsidRPr="006D1C24">
        <w:rPr>
          <w:rFonts w:ascii="Calibri Light" w:hAnsi="Calibri Light" w:cs="Calibri Light"/>
          <w:lang w:val="en-US"/>
        </w:rPr>
        <w:t xml:space="preserve">Here we </w:t>
      </w:r>
      <w:r>
        <w:rPr>
          <w:rFonts w:ascii="Calibri Light" w:hAnsi="Calibri Light" w:cs="Calibri Light" w:hint="eastAsia"/>
          <w:lang w:val="en-US" w:eastAsia="zh-CN"/>
        </w:rPr>
        <w:t>demonstrated that gaze</w:t>
      </w:r>
      <w:r w:rsidRPr="006D1C24">
        <w:rPr>
          <w:rFonts w:ascii="Calibri Light" w:hAnsi="Calibri Light" w:cs="Calibri Light"/>
          <w:lang w:val="en-US"/>
        </w:rPr>
        <w:t xml:space="preserve"> bias is </w:t>
      </w:r>
      <w:r w:rsidR="00C351AB">
        <w:rPr>
          <w:rFonts w:ascii="Calibri Light" w:hAnsi="Calibri Light" w:cs="Calibri Light"/>
          <w:lang w:val="en-US"/>
        </w:rPr>
        <w:t>rarely a</w:t>
      </w:r>
      <w:r w:rsidRPr="006D1C24">
        <w:rPr>
          <w:rFonts w:ascii="Calibri Light" w:hAnsi="Calibri Light" w:cs="Calibri Light"/>
          <w:lang w:val="en-US"/>
        </w:rPr>
        <w:t xml:space="preserve"> driver of </w:t>
      </w:r>
      <w:r>
        <w:rPr>
          <w:rFonts w:ascii="Calibri Light" w:hAnsi="Calibri Light" w:cs="Calibri Light" w:hint="eastAsia"/>
          <w:lang w:val="en-US" w:eastAsia="zh-CN"/>
        </w:rPr>
        <w:t>this phenomenon. In</w:t>
      </w:r>
      <w:r w:rsidRPr="006D1C24">
        <w:rPr>
          <w:rFonts w:ascii="Calibri Light" w:hAnsi="Calibri Light" w:cs="Calibri Light"/>
          <w:lang w:val="en-US"/>
        </w:rPr>
        <w:t xml:space="preserve"> </w:t>
      </w:r>
      <w:r w:rsidR="00C351AB">
        <w:rPr>
          <w:rFonts w:ascii="Calibri Light" w:hAnsi="Calibri Light" w:cs="Calibri Light"/>
          <w:lang w:val="en-US"/>
        </w:rPr>
        <w:t>an</w:t>
      </w:r>
      <w:r w:rsidRPr="006D1C24">
        <w:rPr>
          <w:rFonts w:ascii="Calibri Light" w:hAnsi="Calibri Light" w:cs="Calibri Light"/>
          <w:lang w:val="en-US"/>
        </w:rPr>
        <w:t xml:space="preserve"> eye-tracking experiment, participants decided whether</w:t>
      </w:r>
      <w:r>
        <w:rPr>
          <w:rFonts w:ascii="Calibri Light" w:hAnsi="Calibri Light" w:cs="Calibri Light" w:hint="eastAsia"/>
          <w:lang w:val="en-US" w:eastAsia="zh-CN"/>
        </w:rPr>
        <w:t xml:space="preserve"> </w:t>
      </w:r>
      <w:r w:rsidRPr="006D1C24">
        <w:rPr>
          <w:rFonts w:ascii="Calibri Light" w:hAnsi="Calibri Light" w:cs="Calibri Light"/>
          <w:lang w:val="en-US"/>
        </w:rPr>
        <w:t xml:space="preserve">to accept gambles </w:t>
      </w:r>
      <w:r>
        <w:rPr>
          <w:rFonts w:ascii="Calibri Light" w:hAnsi="Calibri Light" w:cs="Calibri Light" w:hint="eastAsia"/>
          <w:lang w:val="en-US" w:eastAsia="zh-CN"/>
        </w:rPr>
        <w:t>of</w:t>
      </w:r>
      <w:r w:rsidRPr="006D1C24">
        <w:rPr>
          <w:rFonts w:ascii="Calibri Light" w:hAnsi="Calibri Light" w:cs="Calibri Light"/>
          <w:lang w:val="en-US"/>
        </w:rPr>
        <w:t xml:space="preserve"> equal odds to </w:t>
      </w:r>
      <w:r>
        <w:rPr>
          <w:rFonts w:ascii="Calibri Light" w:hAnsi="Calibri Light" w:cs="Calibri Light" w:hint="eastAsia"/>
          <w:lang w:val="en-US" w:eastAsia="zh-CN"/>
        </w:rPr>
        <w:t>win a</w:t>
      </w:r>
      <w:r w:rsidRPr="006D1C24">
        <w:rPr>
          <w:rFonts w:ascii="Calibri Light" w:hAnsi="Calibri Light" w:cs="Calibri Light"/>
          <w:lang w:val="en-US"/>
        </w:rPr>
        <w:t>nd lose</w:t>
      </w:r>
      <w:r>
        <w:rPr>
          <w:rFonts w:ascii="Calibri Light" w:hAnsi="Calibri Light" w:cs="Calibri Light" w:hint="eastAsia"/>
          <w:lang w:val="en-US" w:eastAsia="zh-CN"/>
        </w:rPr>
        <w:t xml:space="preserve"> </w:t>
      </w:r>
      <w:r w:rsidRPr="006D1C24">
        <w:rPr>
          <w:rFonts w:ascii="Calibri Light" w:hAnsi="Calibri Light" w:cs="Calibri Light"/>
          <w:lang w:val="en-US"/>
        </w:rPr>
        <w:t xml:space="preserve">money, </w:t>
      </w:r>
      <w:r>
        <w:rPr>
          <w:rFonts w:ascii="Calibri Light" w:hAnsi="Calibri Light" w:cs="Calibri Light" w:hint="eastAsia"/>
          <w:lang w:val="en-US" w:eastAsia="zh-CN"/>
        </w:rPr>
        <w:t>with th</w:t>
      </w:r>
      <w:r w:rsidRPr="006D1C24">
        <w:rPr>
          <w:rFonts w:ascii="Calibri Light" w:hAnsi="Calibri Light" w:cs="Calibri Light"/>
          <w:lang w:val="en-US"/>
        </w:rPr>
        <w:t xml:space="preserve">e </w:t>
      </w:r>
      <w:r>
        <w:rPr>
          <w:rFonts w:ascii="Calibri Light" w:hAnsi="Calibri Light" w:cs="Calibri Light" w:hint="eastAsia"/>
          <w:lang w:val="en-US" w:eastAsia="zh-CN"/>
        </w:rPr>
        <w:t xml:space="preserve">relative visual </w:t>
      </w:r>
      <w:r w:rsidRPr="006D1C24">
        <w:rPr>
          <w:rFonts w:ascii="Calibri Light" w:hAnsi="Calibri Light" w:cs="Calibri Light"/>
          <w:lang w:val="en-US"/>
        </w:rPr>
        <w:t>salience of</w:t>
      </w:r>
      <w:r>
        <w:rPr>
          <w:rFonts w:ascii="Calibri Light" w:hAnsi="Calibri Light" w:cs="Calibri Light" w:hint="eastAsia"/>
          <w:lang w:val="en-US" w:eastAsia="zh-CN"/>
        </w:rPr>
        <w:t xml:space="preserve"> potential gain </w:t>
      </w:r>
      <w:r w:rsidRPr="006D1C24">
        <w:rPr>
          <w:rFonts w:ascii="Calibri Light" w:hAnsi="Calibri Light" w:cs="Calibri Light"/>
          <w:lang w:val="en-US"/>
        </w:rPr>
        <w:t xml:space="preserve">versus </w:t>
      </w:r>
      <w:r>
        <w:rPr>
          <w:rFonts w:ascii="Calibri Light" w:hAnsi="Calibri Light" w:cs="Calibri Light" w:hint="eastAsia"/>
          <w:lang w:val="en-US" w:eastAsia="zh-CN"/>
        </w:rPr>
        <w:t xml:space="preserve">potential </w:t>
      </w:r>
      <w:r w:rsidRPr="006D1C24">
        <w:rPr>
          <w:rFonts w:ascii="Calibri Light" w:hAnsi="Calibri Light" w:cs="Calibri Light"/>
          <w:lang w:val="en-US"/>
        </w:rPr>
        <w:t>loss</w:t>
      </w:r>
      <w:r>
        <w:rPr>
          <w:rFonts w:ascii="Calibri Light" w:hAnsi="Calibri Light" w:cs="Calibri Light" w:hint="eastAsia"/>
          <w:lang w:val="en-US" w:eastAsia="zh-CN"/>
        </w:rPr>
        <w:t xml:space="preserve"> </w:t>
      </w:r>
      <w:r w:rsidRPr="006D1C24">
        <w:rPr>
          <w:rFonts w:ascii="Calibri Light" w:hAnsi="Calibri Light" w:cs="Calibri Light"/>
          <w:lang w:val="en-US"/>
        </w:rPr>
        <w:t xml:space="preserve">manipulated </w:t>
      </w:r>
      <w:r>
        <w:rPr>
          <w:rFonts w:ascii="Calibri Light" w:hAnsi="Calibri Light" w:cs="Calibri Light" w:hint="eastAsia"/>
          <w:lang w:val="en-US" w:eastAsia="zh-CN"/>
        </w:rPr>
        <w:t xml:space="preserve">via </w:t>
      </w:r>
      <w:r w:rsidRPr="006D1C24">
        <w:rPr>
          <w:rFonts w:ascii="Calibri Light" w:hAnsi="Calibri Light" w:cs="Calibri Light"/>
          <w:lang w:val="en-US"/>
        </w:rPr>
        <w:t>brightness</w:t>
      </w:r>
      <w:r w:rsidR="00C351AB">
        <w:rPr>
          <w:rFonts w:ascii="Calibri Light" w:hAnsi="Calibri Light" w:cs="Calibri Light"/>
          <w:lang w:val="en-US"/>
        </w:rPr>
        <w:t xml:space="preserve">. </w:t>
      </w:r>
      <w:r>
        <w:rPr>
          <w:rFonts w:ascii="Calibri Light" w:hAnsi="Calibri Light" w:cs="Calibri Light" w:hint="eastAsia"/>
          <w:lang w:val="en-US" w:eastAsia="zh-CN"/>
        </w:rPr>
        <w:t>Robu</w:t>
      </w:r>
      <w:r w:rsidRPr="006D1C24">
        <w:rPr>
          <w:rFonts w:ascii="Calibri Light" w:hAnsi="Calibri Light" w:cs="Calibri Light"/>
          <w:lang w:val="en-US"/>
        </w:rPr>
        <w:t>st salience effect</w:t>
      </w:r>
      <w:r>
        <w:rPr>
          <w:rFonts w:ascii="Calibri Light" w:hAnsi="Calibri Light" w:cs="Calibri Light" w:hint="eastAsia"/>
          <w:lang w:val="en-US" w:eastAsia="zh-CN"/>
        </w:rPr>
        <w:t xml:space="preserve"> on choice was observed:</w:t>
      </w:r>
      <w:r w:rsidRPr="006D1C24">
        <w:rPr>
          <w:rFonts w:ascii="Calibri Light" w:hAnsi="Calibri Light" w:cs="Calibri Light"/>
          <w:lang w:val="en-US"/>
        </w:rPr>
        <w:t xml:space="preserve"> gambles </w:t>
      </w:r>
      <w:r>
        <w:rPr>
          <w:rFonts w:ascii="Calibri Light" w:hAnsi="Calibri Light" w:cs="Calibri Light" w:hint="eastAsia"/>
          <w:lang w:val="en-US" w:eastAsia="zh-CN"/>
        </w:rPr>
        <w:t xml:space="preserve">were </w:t>
      </w:r>
      <w:r w:rsidRPr="006D1C24">
        <w:rPr>
          <w:rFonts w:ascii="Calibri Light" w:hAnsi="Calibri Light" w:cs="Calibri Light"/>
          <w:lang w:val="en-US"/>
        </w:rPr>
        <w:t xml:space="preserve">more frequently accepted when </w:t>
      </w:r>
      <w:r>
        <w:rPr>
          <w:rFonts w:ascii="Calibri Light" w:hAnsi="Calibri Light" w:cs="Calibri Light" w:hint="eastAsia"/>
          <w:lang w:val="en-US" w:eastAsia="zh-CN"/>
        </w:rPr>
        <w:t xml:space="preserve">potential </w:t>
      </w:r>
      <w:r w:rsidRPr="006D1C24">
        <w:rPr>
          <w:rFonts w:ascii="Calibri Light" w:hAnsi="Calibri Light" w:cs="Calibri Light"/>
          <w:lang w:val="en-US"/>
        </w:rPr>
        <w:t>gain</w:t>
      </w:r>
      <w:r w:rsidR="00C351AB">
        <w:rPr>
          <w:rFonts w:ascii="Calibri Light" w:hAnsi="Calibri Light" w:cs="Calibri Light"/>
          <w:lang w:val="en-US"/>
        </w:rPr>
        <w:t xml:space="preserve">, rather than </w:t>
      </w:r>
      <w:r>
        <w:rPr>
          <w:rFonts w:ascii="Calibri Light" w:hAnsi="Calibri Light" w:cs="Calibri Light" w:hint="eastAsia"/>
          <w:lang w:val="en-US" w:eastAsia="zh-CN"/>
        </w:rPr>
        <w:t xml:space="preserve">potential </w:t>
      </w:r>
      <w:r w:rsidRPr="006D1C24">
        <w:rPr>
          <w:rFonts w:ascii="Calibri Light" w:hAnsi="Calibri Light" w:cs="Calibri Light"/>
          <w:lang w:val="en-US"/>
        </w:rPr>
        <w:t>loss</w:t>
      </w:r>
      <w:r w:rsidR="00C351AB">
        <w:rPr>
          <w:rFonts w:ascii="Calibri Light" w:hAnsi="Calibri Light" w:cs="Calibri Light"/>
          <w:lang w:val="en-US"/>
        </w:rPr>
        <w:t>,</w:t>
      </w:r>
      <w:r w:rsidRPr="006D1C24">
        <w:rPr>
          <w:rFonts w:ascii="Calibri Light" w:hAnsi="Calibri Light" w:cs="Calibri Light"/>
          <w:lang w:val="en-US"/>
        </w:rPr>
        <w:t xml:space="preserve"> </w:t>
      </w:r>
      <w:r>
        <w:rPr>
          <w:rFonts w:ascii="Calibri Light" w:hAnsi="Calibri Light" w:cs="Calibri Light" w:hint="eastAsia"/>
          <w:lang w:val="en-US" w:eastAsia="zh-CN"/>
        </w:rPr>
        <w:t>was</w:t>
      </w:r>
      <w:r w:rsidRPr="006D1C24">
        <w:rPr>
          <w:rFonts w:ascii="Calibri Light" w:hAnsi="Calibri Light" w:cs="Calibri Light"/>
          <w:lang w:val="en-US"/>
        </w:rPr>
        <w:t xml:space="preserve"> brighter. </w:t>
      </w:r>
      <w:r w:rsidR="00C351AB">
        <w:rPr>
          <w:rFonts w:ascii="Calibri Light" w:hAnsi="Calibri Light" w:cs="Calibri Light"/>
          <w:lang w:val="en-US" w:eastAsia="zh-CN"/>
        </w:rPr>
        <w:t>We did find a gaze bias toward the brighter attribute</w:t>
      </w:r>
      <w:r>
        <w:rPr>
          <w:rFonts w:ascii="Calibri Light" w:hAnsi="Calibri Light" w:cs="Calibri Light" w:hint="eastAsia"/>
          <w:lang w:val="en-US" w:eastAsia="zh-CN"/>
        </w:rPr>
        <w:t xml:space="preserve">, </w:t>
      </w:r>
      <w:r w:rsidR="00C351AB">
        <w:rPr>
          <w:rFonts w:ascii="Calibri Light" w:hAnsi="Calibri Light" w:cs="Calibri Light"/>
          <w:lang w:val="en-US" w:eastAsia="zh-CN"/>
        </w:rPr>
        <w:t xml:space="preserve">but it </w:t>
      </w:r>
      <w:r>
        <w:rPr>
          <w:rFonts w:ascii="Calibri Light" w:hAnsi="Calibri Light" w:cs="Calibri Light" w:hint="eastAsia"/>
          <w:lang w:val="en-US" w:eastAsia="zh-CN"/>
        </w:rPr>
        <w:t xml:space="preserve">accounted for </w:t>
      </w:r>
      <w:r w:rsidR="00C351AB">
        <w:rPr>
          <w:rFonts w:ascii="Calibri Light" w:hAnsi="Calibri Light" w:cs="Calibri Light"/>
          <w:lang w:val="en-US" w:eastAsia="zh-CN"/>
        </w:rPr>
        <w:t>only 6</w:t>
      </w:r>
      <w:r>
        <w:rPr>
          <w:rFonts w:ascii="Calibri Light" w:hAnsi="Calibri Light" w:cs="Calibri Light" w:hint="eastAsia"/>
          <w:lang w:val="en-US" w:eastAsia="zh-CN"/>
        </w:rPr>
        <w:t>% variances of the salience effect</w:t>
      </w:r>
      <w:r w:rsidR="00C351AB">
        <w:rPr>
          <w:rFonts w:ascii="Calibri Light" w:hAnsi="Calibri Light" w:cs="Calibri Light"/>
          <w:lang w:val="en-US" w:eastAsia="zh-CN"/>
        </w:rPr>
        <w:t xml:space="preserve"> across trials and </w:t>
      </w:r>
      <w:commentRangeStart w:id="5"/>
      <w:r w:rsidR="00C351AB">
        <w:rPr>
          <w:rFonts w:ascii="Calibri Light" w:hAnsi="Calibri Light" w:cs="Calibri Light"/>
          <w:lang w:val="en-US" w:eastAsia="zh-CN"/>
        </w:rPr>
        <w:t>x% variances of the salience effect across individuals</w:t>
      </w:r>
      <w:commentRangeEnd w:id="5"/>
      <w:r w:rsidR="00C351AB">
        <w:rPr>
          <w:rStyle w:val="af0"/>
        </w:rPr>
        <w:commentReference w:id="5"/>
      </w:r>
      <w:r w:rsidR="00C351AB">
        <w:rPr>
          <w:rFonts w:ascii="Calibri Light" w:hAnsi="Calibri Light" w:cs="Calibri Light"/>
          <w:lang w:val="en-US" w:eastAsia="zh-CN"/>
        </w:rPr>
        <w:t>. W</w:t>
      </w:r>
      <w:r>
        <w:rPr>
          <w:rFonts w:ascii="Calibri Light" w:hAnsi="Calibri Light" w:cs="Calibri Light" w:hint="eastAsia"/>
          <w:lang w:val="en-US" w:eastAsia="zh-CN"/>
        </w:rPr>
        <w:t xml:space="preserve">e postulated that visual salience impacts economic choice not just by altering gaze allocation but also by directly modulating subjective magnitude representation of stimuli, which was formalizable by a computational framework that integrated gaze-dependent evidence accumulation and convolved neural network translating pixel-level visual input into subjective magnitude representation. </w:t>
      </w:r>
      <w:r w:rsidRPr="006D1C24">
        <w:rPr>
          <w:rFonts w:ascii="Calibri Light" w:hAnsi="Calibri Light" w:cs="Calibri Light"/>
          <w:lang w:val="en-US"/>
        </w:rPr>
        <w:t xml:space="preserve">Our study underscores the multifaceted cognitive processes underlying visual salience </w:t>
      </w:r>
      <w:r>
        <w:rPr>
          <w:rFonts w:ascii="Calibri Light" w:hAnsi="Calibri Light" w:cs="Calibri Light" w:hint="eastAsia"/>
          <w:lang w:val="en-US" w:eastAsia="zh-CN"/>
        </w:rPr>
        <w:t>effect and demonstrates simple manipulations of visual displays that can be widely used to impact economic choice.</w:t>
      </w:r>
      <w:bookmarkEnd w:id="4"/>
    </w:p>
    <w:p w14:paraId="1D6DCB79" w14:textId="3FD9717C" w:rsidR="0003577D" w:rsidRDefault="0003577D" w:rsidP="00A05B69">
      <w:pPr>
        <w:jc w:val="both"/>
        <w:rPr>
          <w:ins w:id="6" w:author="Feng Sheng" w:date="2025-05-28T23:42:00Z"/>
          <w:rFonts w:ascii="Calibri Light" w:hAnsi="Calibri Light" w:cs="Calibri Light"/>
          <w:lang w:val="en-US"/>
        </w:rPr>
        <w:sectPr w:rsidR="0003577D" w:rsidSect="00442DB8">
          <w:pgSz w:w="11906" w:h="16838"/>
          <w:pgMar w:top="1440" w:right="1800" w:bottom="1440" w:left="1800" w:header="851" w:footer="992" w:gutter="0"/>
          <w:cols w:space="425"/>
          <w:docGrid w:type="lines" w:linePitch="312"/>
        </w:sectPr>
      </w:pPr>
    </w:p>
    <w:p w14:paraId="198BAE1E" w14:textId="65B9DFAE" w:rsidR="0009427A" w:rsidRPr="00863A70" w:rsidRDefault="0009427A" w:rsidP="0009427A">
      <w:pPr>
        <w:jc w:val="center"/>
        <w:rPr>
          <w:rFonts w:ascii="Calibri Light" w:hAnsi="Calibri Light" w:cs="Calibri Light"/>
          <w:b/>
          <w:lang w:val="en-US" w:eastAsia="zh-CN"/>
        </w:rPr>
      </w:pPr>
      <w:r>
        <w:rPr>
          <w:rFonts w:ascii="Calibri Light" w:hAnsi="Calibri Light" w:cs="Calibri Light"/>
          <w:b/>
          <w:lang w:val="en-US" w:eastAsia="zh-CN"/>
        </w:rPr>
        <w:lastRenderedPageBreak/>
        <w:t>Significance Statement</w:t>
      </w:r>
    </w:p>
    <w:p w14:paraId="3E12B96C" w14:textId="41304B57" w:rsidR="0009427A" w:rsidRDefault="0009427A" w:rsidP="0009427A">
      <w:pPr>
        <w:jc w:val="both"/>
        <w:rPr>
          <w:rFonts w:ascii="Calibri Light" w:hAnsi="Calibri Light" w:cs="Calibri Light"/>
          <w:lang w:val="en-US"/>
        </w:rPr>
      </w:pPr>
    </w:p>
    <w:p w14:paraId="0B9C78E3" w14:textId="131395C1" w:rsidR="0009427A" w:rsidRDefault="0009427A" w:rsidP="0009427A">
      <w:pPr>
        <w:jc w:val="center"/>
        <w:rPr>
          <w:rFonts w:ascii="Calibri Light" w:hAnsi="Calibri Light" w:cs="Calibri Light"/>
          <w:b/>
          <w:lang w:val="en-US" w:eastAsia="zh-CN"/>
        </w:rPr>
      </w:pPr>
      <w:r>
        <w:rPr>
          <w:rFonts w:ascii="Calibri Light" w:hAnsi="Calibri Light" w:cs="Calibri Light" w:hint="eastAsia"/>
          <w:b/>
          <w:lang w:val="en-US" w:eastAsia="zh-CN"/>
        </w:rPr>
        <w:t>(</w:t>
      </w:r>
      <w:r>
        <w:rPr>
          <w:rFonts w:ascii="Calibri Light" w:hAnsi="Calibri Light" w:cs="Calibri Light"/>
          <w:b/>
          <w:lang w:val="en-US" w:eastAsia="zh-CN"/>
        </w:rPr>
        <w:t>&lt;120 words)</w:t>
      </w:r>
    </w:p>
    <w:p w14:paraId="02514EFF" w14:textId="78382877" w:rsidR="00C37C67" w:rsidRDefault="00C37C67" w:rsidP="0009427A">
      <w:pPr>
        <w:jc w:val="both"/>
        <w:rPr>
          <w:rFonts w:ascii="Calibri Light" w:hAnsi="Calibri Light" w:cs="Calibri Light"/>
          <w:lang w:val="en-US" w:eastAsia="zh-CN"/>
        </w:rPr>
      </w:pPr>
    </w:p>
    <w:p w14:paraId="510FB949" w14:textId="203C9598" w:rsidR="000B6EAF" w:rsidRDefault="008C0FA9" w:rsidP="0009427A">
      <w:pPr>
        <w:jc w:val="both"/>
        <w:rPr>
          <w:rFonts w:ascii="Calibri Light" w:hAnsi="Calibri Light" w:cs="Calibri Light"/>
          <w:lang w:val="en-US" w:eastAsia="zh-CN"/>
        </w:rPr>
      </w:pPr>
      <w:r>
        <w:rPr>
          <w:rFonts w:ascii="Calibri Light" w:hAnsi="Calibri Light" w:cs="Calibri Light" w:hint="eastAsia"/>
          <w:lang w:val="en-US" w:eastAsia="zh-CN"/>
        </w:rPr>
        <w:t>Emerging evidence suggests that economic choice is susceptible to visual properties of information</w:t>
      </w:r>
      <w:r w:rsidR="00BC754E">
        <w:rPr>
          <w:rFonts w:ascii="Calibri Light" w:hAnsi="Calibri Light" w:cs="Calibri Light" w:hint="eastAsia"/>
          <w:lang w:val="en-US" w:eastAsia="zh-CN"/>
        </w:rPr>
        <w:t xml:space="preserve"> display</w:t>
      </w:r>
      <w:r>
        <w:rPr>
          <w:rFonts w:ascii="Calibri Light" w:hAnsi="Calibri Light" w:cs="Calibri Light" w:hint="eastAsia"/>
          <w:lang w:val="en-US" w:eastAsia="zh-CN"/>
        </w:rPr>
        <w:t>, with visually salient information</w:t>
      </w:r>
      <w:r w:rsidR="004331CF">
        <w:rPr>
          <w:rFonts w:ascii="Calibri Light" w:hAnsi="Calibri Light" w:cs="Calibri Light" w:hint="eastAsia"/>
          <w:lang w:val="en-US" w:eastAsia="zh-CN"/>
        </w:rPr>
        <w:t xml:space="preserve"> weighted </w:t>
      </w:r>
      <w:proofErr w:type="gramStart"/>
      <w:r w:rsidR="00902DF3">
        <w:rPr>
          <w:rFonts w:ascii="Calibri Light" w:hAnsi="Calibri Light" w:cs="Calibri Light" w:hint="eastAsia"/>
          <w:lang w:val="en-US" w:eastAsia="zh-CN"/>
        </w:rPr>
        <w:t>to a larger extent</w:t>
      </w:r>
      <w:r>
        <w:rPr>
          <w:rFonts w:ascii="Calibri Light" w:hAnsi="Calibri Light" w:cs="Calibri Light" w:hint="eastAsia"/>
          <w:lang w:val="en-US" w:eastAsia="zh-CN"/>
        </w:rPr>
        <w:t>.</w:t>
      </w:r>
      <w:proofErr w:type="gramEnd"/>
      <w:r w:rsidR="004331CF">
        <w:rPr>
          <w:rFonts w:ascii="Calibri Light" w:hAnsi="Calibri Light" w:cs="Calibri Light" w:hint="eastAsia"/>
          <w:lang w:val="en-US" w:eastAsia="zh-CN"/>
        </w:rPr>
        <w:t xml:space="preserve"> Here, we added to this growing body of literature by showing that</w:t>
      </w:r>
      <w:r w:rsidR="000B6EAF">
        <w:rPr>
          <w:rFonts w:ascii="Calibri Light" w:hAnsi="Calibri Light" w:cs="Calibri Light" w:hint="eastAsia"/>
          <w:lang w:val="en-US" w:eastAsia="zh-CN"/>
        </w:rPr>
        <w:t xml:space="preserve"> people were more likely to accept a risky option of equal chance to win and lose money when potential gains versus potential losses were displayed with </w:t>
      </w:r>
      <w:r w:rsidR="00C46341">
        <w:rPr>
          <w:rFonts w:ascii="Calibri Light" w:hAnsi="Calibri Light" w:cs="Calibri Light" w:hint="eastAsia"/>
          <w:lang w:val="en-US" w:eastAsia="zh-CN"/>
        </w:rPr>
        <w:t>larger</w:t>
      </w:r>
      <w:r w:rsidR="000B6EAF">
        <w:rPr>
          <w:rFonts w:ascii="Calibri Light" w:hAnsi="Calibri Light" w:cs="Calibri Light" w:hint="eastAsia"/>
          <w:lang w:val="en-US" w:eastAsia="zh-CN"/>
        </w:rPr>
        <w:t xml:space="preserve"> brightness. Critically, we found </w:t>
      </w:r>
      <w:r w:rsidR="000B6EAF">
        <w:rPr>
          <w:rFonts w:ascii="Calibri Light" w:hAnsi="Calibri Light" w:cs="Calibri Light"/>
          <w:lang w:val="en-US" w:eastAsia="zh-CN"/>
        </w:rPr>
        <w:t>that</w:t>
      </w:r>
      <w:r w:rsidR="000B6EAF">
        <w:rPr>
          <w:rFonts w:ascii="Calibri Light" w:hAnsi="Calibri Light" w:cs="Calibri Light" w:hint="eastAsia"/>
          <w:lang w:val="en-US" w:eastAsia="zh-CN"/>
        </w:rPr>
        <w:t xml:space="preserve"> these visual salience effects could not be simply </w:t>
      </w:r>
      <w:r w:rsidR="00902DF3">
        <w:rPr>
          <w:rFonts w:ascii="Calibri Light" w:hAnsi="Calibri Light" w:cs="Calibri Light" w:hint="eastAsia"/>
          <w:lang w:val="en-US" w:eastAsia="zh-CN"/>
        </w:rPr>
        <w:t>explained by</w:t>
      </w:r>
      <w:r w:rsidR="000B6EAF">
        <w:rPr>
          <w:rFonts w:ascii="Calibri Light" w:hAnsi="Calibri Light" w:cs="Calibri Light" w:hint="eastAsia"/>
          <w:lang w:val="en-US" w:eastAsia="zh-CN"/>
        </w:rPr>
        <w:t xml:space="preserve"> gaze bias. Rather, they were probably </w:t>
      </w:r>
      <w:r w:rsidR="00033863">
        <w:rPr>
          <w:rFonts w:ascii="Calibri Light" w:hAnsi="Calibri Light" w:cs="Calibri Light"/>
          <w:lang w:val="en-US" w:eastAsia="zh-CN"/>
        </w:rPr>
        <w:t>mainly</w:t>
      </w:r>
      <w:r w:rsidR="00902DF3">
        <w:rPr>
          <w:rFonts w:ascii="Calibri Light" w:hAnsi="Calibri Light" w:cs="Calibri Light" w:hint="eastAsia"/>
          <w:lang w:val="en-US" w:eastAsia="zh-CN"/>
        </w:rPr>
        <w:t xml:space="preserve"> caused by</w:t>
      </w:r>
      <w:r w:rsidR="000B6EAF">
        <w:rPr>
          <w:rFonts w:ascii="Calibri Light" w:hAnsi="Calibri Light" w:cs="Calibri Light" w:hint="eastAsia"/>
          <w:lang w:val="en-US" w:eastAsia="zh-CN"/>
        </w:rPr>
        <w:t xml:space="preserve"> </w:t>
      </w:r>
      <w:commentRangeStart w:id="7"/>
      <w:r w:rsidR="000B6EAF">
        <w:rPr>
          <w:rFonts w:ascii="Calibri Light" w:hAnsi="Calibri Light" w:cs="Calibri Light" w:hint="eastAsia"/>
          <w:lang w:val="en-US" w:eastAsia="zh-CN"/>
        </w:rPr>
        <w:t>amplified magnitude representation</w:t>
      </w:r>
      <w:r w:rsidR="00C46341">
        <w:rPr>
          <w:rFonts w:ascii="Calibri Light" w:hAnsi="Calibri Light" w:cs="Calibri Light" w:hint="eastAsia"/>
          <w:lang w:val="en-US" w:eastAsia="zh-CN"/>
        </w:rPr>
        <w:t xml:space="preserve">s </w:t>
      </w:r>
      <w:commentRangeEnd w:id="7"/>
      <w:r w:rsidR="00033863">
        <w:rPr>
          <w:rStyle w:val="af0"/>
        </w:rPr>
        <w:commentReference w:id="7"/>
      </w:r>
      <w:r w:rsidR="00C46341">
        <w:rPr>
          <w:rFonts w:ascii="Calibri Light" w:hAnsi="Calibri Light" w:cs="Calibri Light" w:hint="eastAsia"/>
          <w:lang w:val="en-US" w:eastAsia="zh-CN"/>
        </w:rPr>
        <w:t>for</w:t>
      </w:r>
      <w:r w:rsidR="000B6EAF">
        <w:rPr>
          <w:rFonts w:ascii="Calibri Light" w:hAnsi="Calibri Light" w:cs="Calibri Light" w:hint="eastAsia"/>
          <w:lang w:val="en-US" w:eastAsia="zh-CN"/>
        </w:rPr>
        <w:t xml:space="preserve"> visually salient amount</w:t>
      </w:r>
      <w:r w:rsidR="00C46341">
        <w:rPr>
          <w:rFonts w:ascii="Calibri Light" w:hAnsi="Calibri Light" w:cs="Calibri Light" w:hint="eastAsia"/>
          <w:lang w:val="en-US" w:eastAsia="zh-CN"/>
        </w:rPr>
        <w:t>s</w:t>
      </w:r>
      <w:r w:rsidR="000B6EAF">
        <w:rPr>
          <w:rFonts w:ascii="Calibri Light" w:hAnsi="Calibri Light" w:cs="Calibri Light" w:hint="eastAsia"/>
          <w:lang w:val="en-US" w:eastAsia="zh-CN"/>
        </w:rPr>
        <w:t>.</w:t>
      </w:r>
      <w:r w:rsidR="00C46341">
        <w:rPr>
          <w:rFonts w:ascii="Calibri Light" w:hAnsi="Calibri Light" w:cs="Calibri Light" w:hint="eastAsia"/>
          <w:lang w:val="en-US" w:eastAsia="zh-CN"/>
        </w:rPr>
        <w:t xml:space="preserve"> This study </w:t>
      </w:r>
      <w:r w:rsidR="00BC754E">
        <w:rPr>
          <w:rFonts w:ascii="Calibri Light" w:hAnsi="Calibri Light" w:cs="Calibri Light" w:hint="eastAsia"/>
          <w:lang w:val="en-US" w:eastAsia="zh-CN"/>
        </w:rPr>
        <w:t>uncovers</w:t>
      </w:r>
      <w:r w:rsidR="00C46341">
        <w:rPr>
          <w:rFonts w:ascii="Calibri Light" w:hAnsi="Calibri Light" w:cs="Calibri Light" w:hint="eastAsia"/>
          <w:lang w:val="en-US" w:eastAsia="zh-CN"/>
        </w:rPr>
        <w:t xml:space="preserve"> </w:t>
      </w:r>
      <w:r w:rsidR="00BC754E">
        <w:rPr>
          <w:rFonts w:ascii="Calibri Light" w:hAnsi="Calibri Light" w:cs="Calibri Light" w:hint="eastAsia"/>
          <w:lang w:val="en-US" w:eastAsia="zh-CN"/>
        </w:rPr>
        <w:t>multi-faceted</w:t>
      </w:r>
      <w:r w:rsidR="00C46341">
        <w:rPr>
          <w:rFonts w:ascii="Calibri Light" w:hAnsi="Calibri Light" w:cs="Calibri Light" w:hint="eastAsia"/>
          <w:lang w:val="en-US" w:eastAsia="zh-CN"/>
        </w:rPr>
        <w:t xml:space="preserve"> cognitive mechanisms underlying </w:t>
      </w:r>
      <w:r w:rsidR="00C46341">
        <w:rPr>
          <w:rFonts w:ascii="Calibri Light" w:hAnsi="Calibri Light" w:cs="Calibri Light"/>
          <w:lang w:val="en-US" w:eastAsia="zh-CN"/>
        </w:rPr>
        <w:t>visual</w:t>
      </w:r>
      <w:r w:rsidR="00C46341">
        <w:rPr>
          <w:rFonts w:ascii="Calibri Light" w:hAnsi="Calibri Light" w:cs="Calibri Light" w:hint="eastAsia"/>
          <w:lang w:val="en-US" w:eastAsia="zh-CN"/>
        </w:rPr>
        <w:t xml:space="preserve"> salience effects and suggests </w:t>
      </w:r>
      <w:r w:rsidR="00BC754E">
        <w:rPr>
          <w:rFonts w:ascii="Calibri Light" w:hAnsi="Calibri Light" w:cs="Calibri Light" w:hint="eastAsia"/>
          <w:lang w:val="en-US" w:eastAsia="zh-CN"/>
        </w:rPr>
        <w:t>simple displaying techniques</w:t>
      </w:r>
      <w:r w:rsidR="00C46341">
        <w:rPr>
          <w:rFonts w:ascii="Calibri Light" w:hAnsi="Calibri Light" w:cs="Calibri Light" w:hint="eastAsia"/>
          <w:lang w:val="en-US" w:eastAsia="zh-CN"/>
        </w:rPr>
        <w:t xml:space="preserve"> </w:t>
      </w:r>
      <w:r w:rsidR="00C46341">
        <w:rPr>
          <w:rFonts w:ascii="Calibri Light" w:hAnsi="Calibri Light" w:cs="Calibri Light"/>
          <w:lang w:val="en-US" w:eastAsia="zh-CN"/>
        </w:rPr>
        <w:t>that</w:t>
      </w:r>
      <w:r w:rsidR="00C46341">
        <w:rPr>
          <w:rFonts w:ascii="Calibri Light" w:hAnsi="Calibri Light" w:cs="Calibri Light" w:hint="eastAsia"/>
          <w:lang w:val="en-US" w:eastAsia="zh-CN"/>
        </w:rPr>
        <w:t xml:space="preserve"> can be broadly </w:t>
      </w:r>
      <w:r w:rsidR="00BC754E">
        <w:rPr>
          <w:rFonts w:ascii="Calibri Light" w:hAnsi="Calibri Light" w:cs="Calibri Light" w:hint="eastAsia"/>
          <w:lang w:val="en-US" w:eastAsia="zh-CN"/>
        </w:rPr>
        <w:t xml:space="preserve">applied to </w:t>
      </w:r>
      <w:r w:rsidR="00C46341">
        <w:rPr>
          <w:rFonts w:ascii="Calibri Light" w:hAnsi="Calibri Light" w:cs="Calibri Light" w:hint="eastAsia"/>
          <w:lang w:val="en-US" w:eastAsia="zh-CN"/>
        </w:rPr>
        <w:t xml:space="preserve">economic </w:t>
      </w:r>
      <w:r w:rsidR="00BC754E">
        <w:rPr>
          <w:rFonts w:ascii="Calibri Light" w:hAnsi="Calibri Light" w:cs="Calibri Light" w:hint="eastAsia"/>
          <w:lang w:val="en-US" w:eastAsia="zh-CN"/>
        </w:rPr>
        <w:t>setting</w:t>
      </w:r>
      <w:r w:rsidR="00C46341">
        <w:rPr>
          <w:rFonts w:ascii="Calibri Light" w:hAnsi="Calibri Light" w:cs="Calibri Light" w:hint="eastAsia"/>
          <w:lang w:val="en-US" w:eastAsia="zh-CN"/>
        </w:rPr>
        <w:t>.</w:t>
      </w:r>
    </w:p>
    <w:p w14:paraId="4598B74F" w14:textId="4E4C8D49" w:rsidR="00F77FCC" w:rsidRPr="008B1F1F" w:rsidRDefault="00F77FCC" w:rsidP="001B7B92">
      <w:pPr>
        <w:jc w:val="both"/>
        <w:rPr>
          <w:ins w:id="8" w:author="Feng Sheng" w:date="2025-05-15T14:29:00Z"/>
          <w:rFonts w:ascii="Times New Roman" w:hAnsi="Times New Roman" w:cs="Times New Roman"/>
        </w:rPr>
        <w:sectPr w:rsidR="00F77FCC" w:rsidRPr="008B1F1F">
          <w:pgSz w:w="11906" w:h="16838"/>
          <w:pgMar w:top="1440" w:right="1800" w:bottom="1440" w:left="1800" w:header="851" w:footer="992" w:gutter="0"/>
          <w:cols w:space="425"/>
          <w:docGrid w:type="lines" w:linePitch="312"/>
        </w:sectPr>
      </w:pPr>
    </w:p>
    <w:p w14:paraId="27AE046E" w14:textId="192DEED7" w:rsidR="00F9322C" w:rsidRPr="00D0265D" w:rsidRDefault="00F9322C" w:rsidP="001B7B92">
      <w:pPr>
        <w:jc w:val="both"/>
        <w:rPr>
          <w:rFonts w:ascii="Calibri Light" w:hAnsi="Calibri Light" w:cs="Calibri Light"/>
          <w:b/>
          <w:lang w:val="en-US"/>
        </w:rPr>
      </w:pPr>
      <w:r w:rsidRPr="00D0265D">
        <w:rPr>
          <w:rFonts w:ascii="Calibri Light" w:hAnsi="Calibri Light" w:cs="Calibri Light"/>
          <w:b/>
          <w:lang w:val="en-US"/>
        </w:rPr>
        <w:lastRenderedPageBreak/>
        <w:t>INTRODUCTION</w:t>
      </w:r>
    </w:p>
    <w:p w14:paraId="0C3B5709" w14:textId="5AC14285" w:rsidR="00301971" w:rsidRDefault="00301971" w:rsidP="001B7B92">
      <w:pPr>
        <w:jc w:val="both"/>
        <w:rPr>
          <w:rFonts w:ascii="Calibri Light" w:hAnsi="Calibri Light" w:cs="Calibri Light"/>
          <w:lang w:val="en-US"/>
        </w:rPr>
      </w:pPr>
    </w:p>
    <w:p w14:paraId="4321DC9B" w14:textId="3EA57C46" w:rsidR="00301971" w:rsidRPr="00551CFF" w:rsidRDefault="00301971" w:rsidP="001B7B92">
      <w:pPr>
        <w:jc w:val="both"/>
        <w:rPr>
          <w:rFonts w:ascii="Calibri Light" w:hAnsi="Calibri Light" w:cs="Calibri Light"/>
          <w:lang w:val="en-US" w:eastAsia="zh-CN"/>
        </w:rPr>
      </w:pPr>
      <w:ins w:id="9" w:author="Feng Sheng" w:date="2025-05-17T15:49:00Z">
        <w:r>
          <w:rPr>
            <w:rFonts w:ascii="Calibri Light" w:hAnsi="Calibri Light" w:cs="Calibri Light" w:hint="eastAsia"/>
            <w:lang w:val="en-US" w:eastAsia="zh-CN"/>
          </w:rPr>
          <w:t>(</w:t>
        </w:r>
      </w:ins>
      <w:ins w:id="10" w:author="Feng Sheng" w:date="2025-05-20T11:53:00Z">
        <w:r w:rsidR="0001458A">
          <w:rPr>
            <w:rFonts w:ascii="Calibri Light" w:hAnsi="Calibri Light" w:cs="Calibri Light"/>
            <w:lang w:val="en-US" w:eastAsia="zh-CN"/>
          </w:rPr>
          <w:t xml:space="preserve">para1: </w:t>
        </w:r>
      </w:ins>
      <w:ins w:id="11" w:author="Feng Sheng" w:date="2025-05-17T15:49:00Z">
        <w:r>
          <w:rPr>
            <w:rFonts w:ascii="Calibri Light" w:hAnsi="Calibri Light" w:cs="Calibri Light"/>
            <w:lang w:val="en-US" w:eastAsia="zh-CN"/>
          </w:rPr>
          <w:t>describe the visual salience effec</w:t>
        </w:r>
      </w:ins>
      <w:ins w:id="12" w:author="Feng Sheng" w:date="2025-05-17T15:50:00Z">
        <w:r>
          <w:rPr>
            <w:rFonts w:ascii="Calibri Light" w:hAnsi="Calibri Light" w:cs="Calibri Light"/>
            <w:lang w:val="en-US" w:eastAsia="zh-CN"/>
          </w:rPr>
          <w:t>t</w:t>
        </w:r>
      </w:ins>
      <w:ins w:id="13" w:author="Feng Sheng" w:date="2025-05-17T15:54:00Z">
        <w:r>
          <w:rPr>
            <w:rFonts w:ascii="Calibri Light" w:hAnsi="Calibri Light" w:cs="Calibri Light"/>
            <w:lang w:val="en-US" w:eastAsia="zh-CN"/>
          </w:rPr>
          <w:t xml:space="preserve">; </w:t>
        </w:r>
      </w:ins>
      <w:ins w:id="14" w:author="Feng Sheng" w:date="2025-05-20T11:20:00Z">
        <w:r w:rsidR="004920E7">
          <w:rPr>
            <w:rFonts w:ascii="Calibri Light" w:hAnsi="Calibri Light" w:cs="Calibri Light"/>
            <w:lang w:val="en-US" w:eastAsia="zh-CN"/>
          </w:rPr>
          <w:t>mention</w:t>
        </w:r>
      </w:ins>
      <w:ins w:id="15" w:author="Feng Sheng" w:date="2025-05-17T15:55:00Z">
        <w:r>
          <w:rPr>
            <w:rFonts w:ascii="Calibri Light" w:hAnsi="Calibri Light" w:cs="Calibri Light"/>
            <w:lang w:val="en-US" w:eastAsia="zh-CN"/>
          </w:rPr>
          <w:t xml:space="preserve"> brightness</w:t>
        </w:r>
      </w:ins>
      <w:ins w:id="16" w:author="Feng Sheng" w:date="2025-05-17T15:49:00Z">
        <w:r>
          <w:rPr>
            <w:rFonts w:ascii="Calibri Light" w:hAnsi="Calibri Light" w:cs="Calibri Light"/>
            <w:lang w:val="en-US" w:eastAsia="zh-CN"/>
          </w:rPr>
          <w:t>)</w:t>
        </w:r>
      </w:ins>
    </w:p>
    <w:p w14:paraId="4BBD550B" w14:textId="223F7EAD" w:rsidR="00872751" w:rsidRPr="00872751" w:rsidRDefault="00F91077" w:rsidP="001B7B92">
      <w:pPr>
        <w:jc w:val="both"/>
        <w:rPr>
          <w:rFonts w:ascii="Calibri Light" w:hAnsi="Calibri Light" w:cs="Calibri Light"/>
        </w:rPr>
      </w:pPr>
      <w:r w:rsidRPr="00551CFF">
        <w:rPr>
          <w:rFonts w:ascii="Calibri Light" w:hAnsi="Calibri Light" w:cs="Calibri Light"/>
          <w:lang w:val="en-US"/>
        </w:rPr>
        <w:t xml:space="preserve">Making </w:t>
      </w:r>
      <w:ins w:id="17" w:author="Feng Sheng" w:date="2025-05-20T12:33:00Z">
        <w:r w:rsidR="00144EF4">
          <w:rPr>
            <w:rFonts w:ascii="Calibri Light" w:hAnsi="Calibri Light" w:cs="Calibri Light"/>
            <w:lang w:val="en-US"/>
          </w:rPr>
          <w:t>rational</w:t>
        </w:r>
      </w:ins>
      <w:del w:id="18" w:author="Feng Sheng" w:date="2025-05-20T12:33:00Z">
        <w:r w:rsidRPr="00551CFF" w:rsidDel="00144EF4">
          <w:rPr>
            <w:rFonts w:ascii="Calibri Light" w:hAnsi="Calibri Light" w:cs="Calibri Light"/>
            <w:lang w:val="en-US"/>
          </w:rPr>
          <w:delText>advantageous</w:delText>
        </w:r>
      </w:del>
      <w:r w:rsidRPr="00551CFF">
        <w:rPr>
          <w:rFonts w:ascii="Calibri Light" w:hAnsi="Calibri Light" w:cs="Calibri Light"/>
          <w:lang w:val="en-US"/>
        </w:rPr>
        <w:t xml:space="preserve"> economic choices is fundamental to navigating daily life. From selecting consumer goods to making investment decisions, we constantly evaluate options, often relying heavily on our visual system to gather necessary information (ref).</w:t>
      </w:r>
      <w:commentRangeStart w:id="19"/>
      <w:del w:id="20" w:author="Feng Sheng" w:date="2025-05-20T11:50:00Z">
        <w:r w:rsidRPr="00551CFF" w:rsidDel="0001458A">
          <w:rPr>
            <w:rFonts w:ascii="Calibri Light" w:hAnsi="Calibri Light" w:cs="Calibri Light"/>
            <w:lang w:val="en-US"/>
          </w:rPr>
          <w:delText xml:space="preserve"> A growing body of research in psychology and neuroscience highlights the profound influence of visual attention in this process</w:delText>
        </w:r>
        <w:r w:rsidRPr="00551CFF" w:rsidDel="0001458A">
          <w:rPr>
            <w:rFonts w:ascii="Calibri Light" w:hAnsi="Calibri Light" w:cs="Calibri Light"/>
            <w:lang w:val="en-US"/>
          </w:rPr>
          <w:fldChar w:fldCharType="begin"/>
        </w:r>
        <w:r w:rsidRPr="00551CFF" w:rsidDel="0001458A">
          <w:rPr>
            <w:rFonts w:ascii="Calibri Light" w:hAnsi="Calibri Light" w:cs="Calibri Light"/>
            <w:lang w:val="en-US"/>
          </w:rPr>
          <w:delInstrText xml:space="preserve"> ADDIN ZOTERO_ITEM CSL_CITATION {"citationID":"QT6rXCOp","properties":{"formattedCitation":"\\super 1\\nosupersub{}","plainCitation":"1","noteIndex":0},"citationItems":[{"id":33,"uris":["http://zotero.org/users/16527361/items/TWVFZB6Q"],"itemData":{"id":33,"type":"article-journal","abstract":"When making decisions, people tend to shift their attention back and forth between stimuli, choosing options that they look at more overall and immediately before their responses. These relationships, and others, are well-described by sequential sampling models that assume that evidence for a given alternative is collected over time in proportion to its subjective value, amplified by attention. Furthermore, findings from a number of studies support a causal effect of attention on choice. This research is mostly focused on two-alternative forced choice, though some work has confirmed these relationships in multi-attribute and multi-alternative choice. Finally, we discuss recent interest in understanding what drives attention during the choice process, with findings suggesting that attention is drawn to noisier and more salient stimuli in two-alternative choice, as well as higher-value options in multi-alternative choice.","collection-title":"Attention &amp; Perception","container-title":"Current Opinion in Psychology","DOI":"10.1016/j.copsyc.2018.10.008","ISSN":"2352-250X","journalAbbreviation":"Current Opinion in Psychology","page":"6-11","source":"ScienceDirect","title":"Accounting for attention in sequential sampling models of decision making","volume":"29","author":[{"family":"Krajbich","given":"Ian"}],"issued":{"date-parts":[["2019",10,1]]}}}],"schema":"https://github.com/citation-style-language/schema/raw/master/csl-citation.json"} </w:delInstrText>
        </w:r>
        <w:r w:rsidRPr="00551CFF" w:rsidDel="0001458A">
          <w:rPr>
            <w:rFonts w:ascii="Calibri Light" w:hAnsi="Calibri Light" w:cs="Calibri Light"/>
            <w:lang w:val="en-US"/>
          </w:rPr>
          <w:fldChar w:fldCharType="separate"/>
        </w:r>
        <w:r w:rsidRPr="00551CFF" w:rsidDel="0001458A">
          <w:rPr>
            <w:rFonts w:ascii="Calibri Light" w:hAnsi="Calibri Light" w:cs="Calibri Light"/>
            <w:kern w:val="0"/>
            <w:vertAlign w:val="superscript"/>
            <w:lang w:val="en-US"/>
          </w:rPr>
          <w:delText>1</w:delText>
        </w:r>
        <w:r w:rsidRPr="00551CFF" w:rsidDel="0001458A">
          <w:rPr>
            <w:rFonts w:ascii="Calibri Light" w:hAnsi="Calibri Light" w:cs="Calibri Light"/>
            <w:lang w:val="en-US"/>
          </w:rPr>
          <w:fldChar w:fldCharType="end"/>
        </w:r>
        <w:r w:rsidRPr="00551CFF" w:rsidDel="0001458A">
          <w:rPr>
            <w:rFonts w:ascii="Calibri Light" w:hAnsi="Calibri Light" w:cs="Calibri Light"/>
            <w:lang w:val="en-US"/>
          </w:rPr>
          <w:fldChar w:fldCharType="begin"/>
        </w:r>
        <w:r w:rsidRPr="00551CFF" w:rsidDel="0001458A">
          <w:rPr>
            <w:rFonts w:ascii="Calibri Light" w:hAnsi="Calibri Light" w:cs="Calibri Light"/>
            <w:lang w:val="en-US"/>
          </w:rPr>
          <w:delInstrText xml:space="preserve"> ADDIN ZOTERO_ITEM CSL_CITATION {"citationID":"Bp1uWpg2","properties":{"formattedCitation":"\\super 2\\nosupersub{}","plainCitation":"2","noteIndex":0},"citationItems":[{"id":35,"uris":["http://zotero.org/users/16527361/items/9JPQR53U"],"itemData":{"id":35,"type":"article-journal","abstract":"Recent studies have suggested close functional links between overt visual attention and decision making. This suggests that the corresponding mechanisms may interface in brain regions known to be crucial for guiding visual attention – such as the frontal eye field (FEF). Here, we combined brain stimulation, eye tracking, and computational approaches to explore this possibility. We show that inhibitory transcranial magnetic stimulation (TMS) over the right FEF has a causal impact on decision making, reducing the effect of gaze dwell time on choice while also increasing reaction times. We computationally characterize this putative mechanism by using the attentional drift diffusion model (aDDM), which reveals that FEF inhibition reduces the relative discounting of the non-fixated option in the comparison process. Our findings establish an important causal role of the right FEF in choice, elucidate the underlying mechanism, and provide support for one of the key causal hypotheses associated with the aDDM.","container-title":"eLife","DOI":"10.7554/eLife.67477","language":"English","license":"©  2021, Krajbich et al. This work is published under  https://creativecommons.org/licenses/by/4.0/ (the “License”).  Notwithstanding the ProQuest Terms and Conditions, you may use this content in accordance with the terms of the License.","note":"publisher-place: Cambridge, United Kingdom\npublisher: eLife Sciences Publications Ltd.\nUniversity: U.S. National Institutes of Health/National Library of Medicine","source":"ProQuest","title":"A causal role for the right frontal eye fields in value comparison","URL":"https://www.proquest.com/docview/2622969538/abstract/30D816E35FBC437BPQ/1","volume":"10","author":[{"family":"Ian","given":"Krajbich"},{"family":"Andres","given":"Mitsumasu"},{"family":"Rafael","given":"Polania"},{"family":"Ruff","given":"Christian C."},{"family":"Fehr","given":"Ernst"}],"accessed":{"date-parts":[["2025",5,6]]},"issued":{"date-parts":[["2021"]]}}}],"schema":"https://github.com/citation-style-language/schema/raw/master/csl-citation.json"} </w:delInstrText>
        </w:r>
        <w:r w:rsidRPr="00551CFF" w:rsidDel="0001458A">
          <w:rPr>
            <w:rFonts w:ascii="Calibri Light" w:hAnsi="Calibri Light" w:cs="Calibri Light"/>
            <w:lang w:val="en-US"/>
          </w:rPr>
          <w:fldChar w:fldCharType="separate"/>
        </w:r>
        <w:r w:rsidRPr="00551CFF" w:rsidDel="0001458A">
          <w:rPr>
            <w:rFonts w:ascii="Calibri Light" w:hAnsi="Calibri Light" w:cs="Calibri Light"/>
            <w:kern w:val="0"/>
            <w:vertAlign w:val="superscript"/>
            <w:lang w:val="en-US"/>
          </w:rPr>
          <w:delText>2</w:delText>
        </w:r>
        <w:r w:rsidRPr="00551CFF" w:rsidDel="0001458A">
          <w:rPr>
            <w:rFonts w:ascii="Calibri Light" w:hAnsi="Calibri Light" w:cs="Calibri Light"/>
            <w:lang w:val="en-US"/>
          </w:rPr>
          <w:fldChar w:fldCharType="end"/>
        </w:r>
        <w:r w:rsidRPr="00551CFF" w:rsidDel="0001458A">
          <w:rPr>
            <w:rFonts w:ascii="Calibri Light" w:hAnsi="Calibri Light" w:cs="Calibri Light"/>
            <w:lang w:val="en-US"/>
          </w:rPr>
          <w:fldChar w:fldCharType="begin"/>
        </w:r>
        <w:r w:rsidRPr="00551CFF" w:rsidDel="0001458A">
          <w:rPr>
            <w:rFonts w:ascii="Calibri Light" w:hAnsi="Calibri Light" w:cs="Calibri Light"/>
            <w:lang w:val="en-US"/>
          </w:rPr>
          <w:delInstrText xml:space="preserve"> ADDIN ZOTERO_ITEM CSL_CITATION {"citationID":"9QXEB0I5","properties":{"formattedCitation":"\\super 3\\nosupersub{}","plainCitation":"3","noteIndex":0},"citationItems":[{"id":37,"uris":["http://zotero.org/users/16527361/items/B5LVIHFI"],"itemData":{"id":37,"type":"article-journal","abstract":"In the natural world, monkeys and humans judge the economic value of numerous competing stimuli by moving their gaze from one object to another, in a rapid series of eye movements. This suggests that the primate brain processes value serially, and that value-coding neurons may be modulated by changes in gaze. To test this hypothesis, we presented monkeys with value-associated visual cues and took the unusual step of allowing unrestricted free viewing while we recorded neurons in the orbitofrontal cortex (OFC). By leveraging natural gaze patterns, we found that a large proportion of OFC cells encode gaze location and, that in some cells, value coding is amplified when subjects fixate near the cue. These findings provide the first cellular-level mechanism for previously documented behavioral effects of gaze on valuation and suggest a major role for gaze in neural mechanisms of valuation and decision-making under ecologically realistic conditions.","container-title":"Neuron","DOI":"10.1016/j.neuron.2016.04.045","ISSN":"0896-6273","issue":"6","journalAbbreviation":"Neuron","page":"1299-1311","source":"ScienceDirect","title":"Orbitofrontal Cortex Value Signals Depend on Fixation Location during Free Viewing","volume":"90","author":[{"family":"McGinty","given":"Vincent B."},{"family":"Rangel","given":"Antonio"},{"family":"Newsome","given":"William T."}],"issued":{"date-parts":[["2016",6,15]]}}}],"schema":"https://github.com/citation-style-language/schema/raw/master/csl-citation.json"} </w:delInstrText>
        </w:r>
        <w:r w:rsidRPr="00551CFF" w:rsidDel="0001458A">
          <w:rPr>
            <w:rFonts w:ascii="Calibri Light" w:hAnsi="Calibri Light" w:cs="Calibri Light"/>
            <w:lang w:val="en-US"/>
          </w:rPr>
          <w:fldChar w:fldCharType="separate"/>
        </w:r>
        <w:r w:rsidRPr="00551CFF" w:rsidDel="0001458A">
          <w:rPr>
            <w:rFonts w:ascii="Calibri Light" w:hAnsi="Calibri Light" w:cs="Calibri Light"/>
            <w:kern w:val="0"/>
            <w:vertAlign w:val="superscript"/>
            <w:lang w:val="en-US"/>
          </w:rPr>
          <w:delText>3</w:delText>
        </w:r>
        <w:r w:rsidRPr="00551CFF" w:rsidDel="0001458A">
          <w:rPr>
            <w:rFonts w:ascii="Calibri Light" w:hAnsi="Calibri Light" w:cs="Calibri Light"/>
            <w:lang w:val="en-US"/>
          </w:rPr>
          <w:fldChar w:fldCharType="end"/>
        </w:r>
        <w:r w:rsidRPr="00551CFF" w:rsidDel="0001458A">
          <w:rPr>
            <w:rFonts w:ascii="Calibri Light" w:hAnsi="Calibri Light" w:cs="Calibri Light"/>
            <w:lang w:val="en-US"/>
          </w:rPr>
          <w:delText>. This work indicates that where we look, and for how long, can systematically bias our preferences and final choices across various domains</w:delText>
        </w:r>
      </w:del>
      <w:commentRangeEnd w:id="19"/>
      <w:r w:rsidR="0001458A">
        <w:rPr>
          <w:rStyle w:val="af0"/>
        </w:rPr>
        <w:commentReference w:id="19"/>
      </w:r>
      <w:r w:rsidRPr="00551CFF">
        <w:rPr>
          <w:rFonts w:ascii="Calibri Light" w:hAnsi="Calibri Light" w:cs="Calibri Light"/>
          <w:lang w:val="en-US"/>
        </w:rPr>
        <w:t>.</w:t>
      </w:r>
      <w:ins w:id="21" w:author="Feng Sheng" w:date="2025-05-20T11:31:00Z">
        <w:r w:rsidR="00872751" w:rsidRPr="00872751">
          <w:rPr>
            <w:rFonts w:ascii="Calibri Light" w:hAnsi="Calibri Light" w:cs="Calibri Light"/>
          </w:rPr>
          <w:t xml:space="preserve">We often rely on our visual system to sample information when making economic choice (Pearson et al., 2022). Interestingly, our choice is often susceptible to visual </w:t>
        </w:r>
      </w:ins>
      <w:ins w:id="22" w:author="Feng Sheng" w:date="2025-05-20T11:33:00Z">
        <w:r w:rsidR="00872751">
          <w:rPr>
            <w:rFonts w:ascii="Calibri Light" w:hAnsi="Calibri Light" w:cs="Calibri Light"/>
          </w:rPr>
          <w:t>salience</w:t>
        </w:r>
      </w:ins>
      <w:ins w:id="23" w:author="Feng Sheng" w:date="2025-05-20T11:31:00Z">
        <w:r w:rsidR="00872751" w:rsidRPr="00872751">
          <w:rPr>
            <w:rFonts w:ascii="Calibri Light" w:hAnsi="Calibri Light" w:cs="Calibri Light"/>
          </w:rPr>
          <w:t xml:space="preserve"> of information that are irrelevant to economic </w:t>
        </w:r>
        <w:r w:rsidR="00872751">
          <w:rPr>
            <w:rFonts w:ascii="Calibri Light" w:hAnsi="Calibri Light" w:cs="Calibri Light"/>
          </w:rPr>
          <w:t>outcomes</w:t>
        </w:r>
        <w:r w:rsidR="00872751" w:rsidRPr="00872751">
          <w:rPr>
            <w:rFonts w:ascii="Calibri Light" w:hAnsi="Calibri Light" w:cs="Calibri Light"/>
          </w:rPr>
          <w:t xml:space="preserve"> (Itti &amp; Koch, 2001; Wolfe &amp; Horowitz, 2017). Information visually salient in brightiness or physical size often has a greater impact on choice (Bordalo et al., 2022). For example, laboratory studies find that when faced with risky choice involving potential gains and losses, people are more likely to take risk when gains are displayed with a brighter color or in a larger font size, but to avoid risk when losses are brighter or font-larger (</w:t>
        </w:r>
        <w:commentRangeStart w:id="24"/>
        <w:proofErr w:type="spellStart"/>
        <w:r w:rsidR="00872751" w:rsidRPr="00872751">
          <w:rPr>
            <w:rFonts w:ascii="Calibri Light" w:hAnsi="Calibri Light" w:cs="Calibri Light"/>
          </w:rPr>
          <w:t>Frydmam</w:t>
        </w:r>
        <w:proofErr w:type="spellEnd"/>
        <w:r w:rsidR="00872751" w:rsidRPr="00872751">
          <w:rPr>
            <w:rFonts w:ascii="Calibri Light" w:hAnsi="Calibri Light" w:cs="Calibri Light"/>
          </w:rPr>
          <w:t xml:space="preserve"> &amp; </w:t>
        </w:r>
        <w:proofErr w:type="spellStart"/>
        <w:r w:rsidR="00872751" w:rsidRPr="00872751">
          <w:rPr>
            <w:rFonts w:ascii="Calibri Light" w:hAnsi="Calibri Light" w:cs="Calibri Light"/>
          </w:rPr>
          <w:t>Mormann</w:t>
        </w:r>
        <w:proofErr w:type="spellEnd"/>
        <w:r w:rsidR="00872751" w:rsidRPr="00872751">
          <w:rPr>
            <w:rFonts w:ascii="Calibri Light" w:hAnsi="Calibri Light" w:cs="Calibri Light"/>
          </w:rPr>
          <w:t>, 2017</w:t>
        </w:r>
      </w:ins>
      <w:commentRangeEnd w:id="24"/>
      <w:r w:rsidR="00033863">
        <w:rPr>
          <w:rStyle w:val="af0"/>
        </w:rPr>
        <w:commentReference w:id="24"/>
      </w:r>
      <w:ins w:id="25" w:author="Feng Sheng" w:date="2025-05-20T11:31:00Z">
        <w:r w:rsidR="00872751" w:rsidRPr="00872751">
          <w:rPr>
            <w:rFonts w:ascii="Calibri Light" w:hAnsi="Calibri Light" w:cs="Calibri Light"/>
          </w:rPr>
          <w:t>; Vanunu et al., 2021). Relatedly, when choosing from alternatives for food consumption, people are more likely to choose the item that is visually prominent (Gidlöf et al., 2017; Li &amp; Camerer, 2022; Milosavljevic et al., 2012; Towal et al., 2013). Ouside laboratories, the salience effect on choice has also been broadly observed in the field like shopping (Blake et al., 2021; Bollinger et al., 2011; Taubinsky &amp; Rees-Jones, 2018), saving (Badoer et al., 2020; Choi et al., 2017) and stock exchanging (Frydman &amp; Wang, 2020).</w:t>
        </w:r>
      </w:ins>
    </w:p>
    <w:p w14:paraId="6AE4738E" w14:textId="061CAF9C" w:rsidR="00F91077" w:rsidRDefault="00F91077" w:rsidP="001B7B92">
      <w:pPr>
        <w:jc w:val="both"/>
        <w:rPr>
          <w:ins w:id="26" w:author="Feng Sheng" w:date="2025-05-17T15:51:00Z"/>
          <w:rFonts w:ascii="Calibri Light" w:hAnsi="Calibri Light" w:cs="Calibri Light"/>
          <w:lang w:val="en-US"/>
        </w:rPr>
      </w:pPr>
    </w:p>
    <w:p w14:paraId="1589A3EE" w14:textId="3781D1BD" w:rsidR="00301971" w:rsidRPr="00551CFF" w:rsidRDefault="00301971" w:rsidP="001B7B92">
      <w:pPr>
        <w:jc w:val="both"/>
        <w:rPr>
          <w:rFonts w:ascii="Calibri Light" w:hAnsi="Calibri Light" w:cs="Calibri Light"/>
          <w:lang w:val="en-US" w:eastAsia="zh-CN"/>
        </w:rPr>
      </w:pPr>
      <w:ins w:id="27" w:author="Feng Sheng" w:date="2025-05-17T15:51:00Z">
        <w:r>
          <w:rPr>
            <w:rFonts w:ascii="Calibri Light" w:hAnsi="Calibri Light" w:cs="Calibri Light" w:hint="eastAsia"/>
            <w:lang w:val="en-US" w:eastAsia="zh-CN"/>
          </w:rPr>
          <w:t>(</w:t>
        </w:r>
        <w:r>
          <w:rPr>
            <w:rFonts w:ascii="Calibri Light" w:hAnsi="Calibri Light" w:cs="Calibri Light"/>
            <w:lang w:val="en-US" w:eastAsia="zh-CN"/>
          </w:rPr>
          <w:t>describe the attention account: indirect path)</w:t>
        </w:r>
      </w:ins>
    </w:p>
    <w:p w14:paraId="6BB14D97" w14:textId="136CC5D7" w:rsidR="00357B19" w:rsidRPr="00551CFF" w:rsidRDefault="005B60ED" w:rsidP="001B7B92">
      <w:pPr>
        <w:jc w:val="both"/>
        <w:rPr>
          <w:rFonts w:ascii="Calibri Light" w:hAnsi="Calibri Light" w:cs="Calibri Light"/>
          <w:lang w:val="en-US"/>
        </w:rPr>
      </w:pPr>
      <w:r w:rsidRPr="00551CFF">
        <w:rPr>
          <w:rFonts w:ascii="Calibri Light" w:hAnsi="Calibri Light" w:cs="Calibri Light"/>
          <w:lang w:val="en-US"/>
        </w:rPr>
        <w:t>In value-based choices, items receiving more cumulative gaze are more likely to be chosen, an effect formalized in influential computational frameworks like the attentional Drift Diffusion Model (aDDM) which propose that attention down-weights the evidence accumulation process for the unattended item or attribute</w:t>
      </w:r>
      <w:r w:rsidR="00455F6B" w:rsidRPr="00551CFF">
        <w:rPr>
          <w:rFonts w:ascii="Calibri Light" w:hAnsi="Calibri Light" w:cs="Calibri Light"/>
          <w:lang w:val="en-US"/>
        </w:rPr>
        <w:fldChar w:fldCharType="begin"/>
      </w:r>
      <w:r w:rsidR="00455F6B" w:rsidRPr="00551CFF">
        <w:rPr>
          <w:rFonts w:ascii="Calibri Light" w:hAnsi="Calibri Light" w:cs="Calibri Light"/>
          <w:lang w:val="en-US"/>
        </w:rPr>
        <w:instrText xml:space="preserve"> ADDIN ZOTERO_ITEM CSL_CITATION {"citationID":"xLL2eSsE","properties":{"formattedCitation":"\\super 4\\nosupersub{}","plainCitation":"4","noteIndex":0},"citationItems":[{"id":40,"uris":["http://zotero.org/users/16527361/items/LFGN9UAR"],"itemData":{"id":40,"type":"article-journal","abstract":"To choose between two options, we often look repeatedly back and forth between them, presumably as a way of comparing their values. Here the authors propose a computational model of value-based decision making that can explain the relationship between fixation patterns and choices.","container-title":"Nature Neuroscience","DOI":"10.1038/nn.2635","ISSN":"1546-1726","issue":"10","journalAbbreviation":"Nat Neurosci","language":"en","license":"2010 Springer Nature America, Inc.","note":"publisher: Nature Publishing Group","page":"1292-1298","source":"www.nature.com","title":"Visual fixations and the computation and comparison of value in simple choice","volume":"13","author":[{"family":"Krajbich","given":"Ian"},{"family":"Armel","given":"Carrie"},{"family":"Rangel","given":"Antonio"}],"issued":{"date-parts":[["2010",10]]}}}],"schema":"https://github.com/citation-style-language/schema/raw/master/csl-citation.json"} </w:instrText>
      </w:r>
      <w:r w:rsidR="00455F6B" w:rsidRPr="00551CFF">
        <w:rPr>
          <w:rFonts w:ascii="Calibri Light" w:hAnsi="Calibri Light" w:cs="Calibri Light"/>
          <w:lang w:val="en-US"/>
        </w:rPr>
        <w:fldChar w:fldCharType="separate"/>
      </w:r>
      <w:r w:rsidR="00455F6B" w:rsidRPr="00551CFF">
        <w:rPr>
          <w:rFonts w:ascii="Calibri Light" w:hAnsi="Calibri Light" w:cs="Calibri Light"/>
          <w:kern w:val="0"/>
          <w:vertAlign w:val="superscript"/>
          <w:lang w:val="en-US"/>
        </w:rPr>
        <w:t>4</w:t>
      </w:r>
      <w:r w:rsidR="00455F6B" w:rsidRPr="00551CFF">
        <w:rPr>
          <w:rFonts w:ascii="Calibri Light" w:hAnsi="Calibri Light" w:cs="Calibri Light"/>
          <w:lang w:val="en-US"/>
        </w:rPr>
        <w:fldChar w:fldCharType="end"/>
      </w:r>
      <w:r w:rsidRPr="00551CFF">
        <w:rPr>
          <w:rFonts w:ascii="Calibri Light" w:hAnsi="Calibri Light" w:cs="Calibri Light"/>
          <w:lang w:val="en-US"/>
        </w:rPr>
        <w:t>. This attentional influence extends beyond simple consumer choice, shaping decisions in domains like prosocial behavior, where directing attention towards others' outcomes can foster cooperation</w:t>
      </w:r>
      <w:r w:rsidR="00455F6B" w:rsidRPr="00551CFF">
        <w:rPr>
          <w:rFonts w:ascii="Calibri Light" w:hAnsi="Calibri Light" w:cs="Calibri Light"/>
          <w:lang w:val="en-US"/>
        </w:rPr>
        <w:fldChar w:fldCharType="begin"/>
      </w:r>
      <w:r w:rsidR="00455F6B" w:rsidRPr="00551CFF">
        <w:rPr>
          <w:rFonts w:ascii="Calibri Light" w:hAnsi="Calibri Light" w:cs="Calibri Light"/>
          <w:lang w:val="en-US"/>
        </w:rPr>
        <w:instrText xml:space="preserve"> ADDIN ZOTERO_ITEM CSL_CITATION {"citationID":"s4QU6Oo9","properties":{"formattedCitation":"\\super 5\\nosupersub{}","plainCitation":"5","noteIndex":0},"citationItems":[{"id":42,"uris":["http://zotero.org/users/16527361/items/6VA4AIHA"],"itemData":{"id":42,"type":"webpage","title":"Manipulating attention facilitates cooperation | Communications Psychology","URL":"https://www.nature.com/articles/s44271-025-00206-9","accessed":{"date-parts":[["2025",5,6]]}}}],"schema":"https://github.com/citation-style-language/schema/raw/master/csl-citation.json"} </w:instrText>
      </w:r>
      <w:r w:rsidR="00455F6B" w:rsidRPr="00551CFF">
        <w:rPr>
          <w:rFonts w:ascii="Calibri Light" w:hAnsi="Calibri Light" w:cs="Calibri Light"/>
          <w:lang w:val="en-US"/>
        </w:rPr>
        <w:fldChar w:fldCharType="separate"/>
      </w:r>
      <w:r w:rsidR="00455F6B" w:rsidRPr="00551CFF">
        <w:rPr>
          <w:rFonts w:ascii="Calibri Light" w:hAnsi="Calibri Light" w:cs="Calibri Light"/>
          <w:kern w:val="0"/>
          <w:vertAlign w:val="superscript"/>
          <w:lang w:val="en-US"/>
        </w:rPr>
        <w:t>5</w:t>
      </w:r>
      <w:r w:rsidR="00455F6B" w:rsidRPr="00551CFF">
        <w:rPr>
          <w:rFonts w:ascii="Calibri Light" w:hAnsi="Calibri Light" w:cs="Calibri Light"/>
          <w:lang w:val="en-US"/>
        </w:rPr>
        <w:fldChar w:fldCharType="end"/>
      </w:r>
      <w:r w:rsidRPr="00551CFF">
        <w:rPr>
          <w:rFonts w:ascii="Calibri Light" w:hAnsi="Calibri Light" w:cs="Calibri Light"/>
          <w:lang w:val="en-US"/>
        </w:rPr>
        <w:t>, and significantly impacting preferences in risky decision-making paradigms</w:t>
      </w:r>
      <w:r w:rsidR="00995724" w:rsidRPr="00551CFF">
        <w:rPr>
          <w:rFonts w:ascii="Calibri Light" w:hAnsi="Calibri Light" w:cs="Calibri Light"/>
          <w:lang w:val="en-US"/>
        </w:rPr>
        <w:fldChar w:fldCharType="begin"/>
      </w:r>
      <w:r w:rsidR="00995724" w:rsidRPr="00551CFF">
        <w:rPr>
          <w:rFonts w:ascii="Calibri Light" w:hAnsi="Calibri Light" w:cs="Calibri Light"/>
          <w:lang w:val="en-US"/>
        </w:rPr>
        <w:instrText xml:space="preserve"> ADDIN ZOTERO_ITEM CSL_CITATION {"citationID":"3Dvu2knJ","properties":{"formattedCitation":"\\super 6\\nosupersub{}","plainCitation":"6","noteIndex":0},"citationItems":[{"id":44,"uris":["http://zotero.org/users/16527361/items/V9QWI6FX"],"itemData":{"id":44,"type":"article-journal","abstract":"Loss-averse decisions, in which one avoids losses at the expense of gains, are highly prevalent. However, the underlying mechanisms remain controversial. The prevailing account highlights a valuation bias that overweighs losses relative to gains, but an alternative view stresses a response bias to avoid choices involving potential losses. Here we couple a computational process model with eye-tracking and pupillometry to develop a physiologically grounded framework for the decision process leading to accepting or rejecting gambles with equal odds of winning and losing money. Overall, loss-averse decisions were accompanied by preferential gaze toward losses and increased pupil dilation for accepting gambles. Using our model, we found gaze allocation selectively indexed valuation bias, and pupil dilation selectively indexed response bias. Finally, we demonstrate that our computational model and physiological biomarkers can identify distinct types of loss-averse decision makers who would otherwise be indistinguishable using conventional approaches. Our study provides an integrative framework for the cognitive processes that drive loss-averse decisions and highlights the biological heterogeneity of loss aversion across individuals.","container-title":"Proceedings of the National Academy of Sciences","DOI":"10.1073/pnas.1919670117","issue":"21","note":"publisher: Proceedings of the National Academy of Sciences","page":"11356-11363","source":"pnas.org (Atypon)","title":"Decomposing loss aversion from gaze allocation and pupil dilation","volume":"117","author":[{"family":"Sheng","given":"Feng"},{"family":"Ramakrishnan","given":"Arjun"},{"family":"Seok","given":"Darsol"},{"family":"Zhao","given":"Wenjia Joyce"},{"family":"Thelaus","given":"Samuel"},{"family":"Cen","given":"Puti"},{"family":"Platt","given":"Michael Louis"}],"issued":{"date-parts":[["2020",5,26]]}}}],"schema":"https://github.com/citation-style-language/schema/raw/master/csl-citation.json"} </w:instrText>
      </w:r>
      <w:r w:rsidR="00995724" w:rsidRPr="00551CFF">
        <w:rPr>
          <w:rFonts w:ascii="Calibri Light" w:hAnsi="Calibri Light" w:cs="Calibri Light"/>
          <w:lang w:val="en-US"/>
        </w:rPr>
        <w:fldChar w:fldCharType="separate"/>
      </w:r>
      <w:r w:rsidR="00995724" w:rsidRPr="00551CFF">
        <w:rPr>
          <w:rFonts w:ascii="Calibri Light" w:hAnsi="Calibri Light" w:cs="Calibri Light"/>
          <w:kern w:val="0"/>
          <w:vertAlign w:val="superscript"/>
          <w:lang w:val="en-US"/>
        </w:rPr>
        <w:t>6</w:t>
      </w:r>
      <w:r w:rsidR="00995724" w:rsidRPr="00551CFF">
        <w:rPr>
          <w:rFonts w:ascii="Calibri Light" w:hAnsi="Calibri Light" w:cs="Calibri Light"/>
          <w:lang w:val="en-US"/>
        </w:rPr>
        <w:fldChar w:fldCharType="end"/>
      </w:r>
      <w:r w:rsidRPr="00551CFF">
        <w:rPr>
          <w:rFonts w:ascii="Calibri Light" w:hAnsi="Calibri Light" w:cs="Calibri Light"/>
          <w:lang w:val="en-US"/>
        </w:rPr>
        <w:t>. Given these findings, the prevailing view often attributes the impact of visual factors, particularly stimulus salience primarily to their capacity to capture gaze, which subsequently biases choice through these established attentional amplification mechanisms</w:t>
      </w:r>
      <w:r w:rsidR="00C9732D" w:rsidRPr="00551CFF">
        <w:rPr>
          <w:rFonts w:ascii="Calibri Light" w:hAnsi="Calibri Light" w:cs="Calibri Light"/>
          <w:lang w:val="en-US"/>
        </w:rPr>
        <w:fldChar w:fldCharType="begin"/>
      </w:r>
      <w:r w:rsidR="00C9732D" w:rsidRPr="00551CFF">
        <w:rPr>
          <w:rFonts w:ascii="Calibri Light" w:hAnsi="Calibri Light" w:cs="Calibri Light"/>
          <w:lang w:val="en-US"/>
        </w:rPr>
        <w:instrText xml:space="preserve"> ADDIN ZOTERO_ITEM CSL_CITATION {"citationID":"pnzKQNcs","properties":{"formattedCitation":"\\super 7\\nosupersub{}","plainCitation":"7","noteIndex":0},"citationItems":[{"id":46,"uris":["http://zotero.org/users/16527361/items/JV7CLP3Y"],"itemData":{"id":46,"type":"article-journal","abstract":"We review the fast-growing work on salience and economic behavior. Psychological research shows that salient stimuli attract human attention bottom up due to their high contrast with surroundings, their surprising nature relative to recalled experiences, or their prominence. The Bordalo, Gennaioli &amp;amp; Shleifer (2012, 2013b, 2020) models of salience show how bottom-up attention can distort economic choice by distracting decision makers from their immediate goals or from relevant choice attributes. This approach unifies probability weighting, menu effects, reference points, and framing as distinct manifestations of bottom-up attention. We highlight new predictions and discuss open conceptual questions, as well as potential applications in finance, industrial organization, advertising, and politics.","container-title":"Annual Review of Economics","DOI":"10.1146/annurev-economics-051520-011616","ISSN":"1941-1383, 1941-1391","issue":"Volume 14, 2022","language":"en","note":"publisher: Annual Reviews","page":"521-544","source":"www.annualreviews.org","title":"Salience","volume":"14","author":[{"family":"Bordalo","given":"Pedro"},{"family":"Gennaioli","given":"Nicola"},{"family":"Shleifer","given":"Andrei"}],"issued":{"date-parts":[["2022",8,12]]}}}],"schema":"https://github.com/citation-style-language/schema/raw/master/csl-citation.json"} </w:instrText>
      </w:r>
      <w:r w:rsidR="00C9732D" w:rsidRPr="00551CFF">
        <w:rPr>
          <w:rFonts w:ascii="Calibri Light" w:hAnsi="Calibri Light" w:cs="Calibri Light"/>
          <w:lang w:val="en-US"/>
        </w:rPr>
        <w:fldChar w:fldCharType="separate"/>
      </w:r>
      <w:r w:rsidR="00C9732D" w:rsidRPr="00551CFF">
        <w:rPr>
          <w:rFonts w:ascii="Calibri Light" w:hAnsi="Calibri Light" w:cs="Calibri Light"/>
          <w:kern w:val="0"/>
          <w:vertAlign w:val="superscript"/>
          <w:lang w:val="en-US"/>
        </w:rPr>
        <w:t>7</w:t>
      </w:r>
      <w:r w:rsidR="00C9732D" w:rsidRPr="00551CFF">
        <w:rPr>
          <w:rFonts w:ascii="Calibri Light" w:hAnsi="Calibri Light" w:cs="Calibri Light"/>
          <w:lang w:val="en-US"/>
        </w:rPr>
        <w:fldChar w:fldCharType="end"/>
      </w:r>
      <w:r w:rsidRPr="00551CFF">
        <w:rPr>
          <w:rFonts w:ascii="Calibri Light" w:hAnsi="Calibri Light" w:cs="Calibri Light"/>
          <w:lang w:val="en-US"/>
        </w:rPr>
        <w:t>.</w:t>
      </w:r>
    </w:p>
    <w:p w14:paraId="139129B7" w14:textId="0A581DEC" w:rsidR="00C9732D" w:rsidRDefault="00C9732D" w:rsidP="001B7B92">
      <w:pPr>
        <w:jc w:val="both"/>
        <w:rPr>
          <w:ins w:id="28" w:author="Feng Sheng" w:date="2025-05-17T15:51:00Z"/>
          <w:rFonts w:ascii="Calibri Light" w:hAnsi="Calibri Light" w:cs="Calibri Light"/>
          <w:lang w:val="en-US"/>
        </w:rPr>
      </w:pPr>
    </w:p>
    <w:p w14:paraId="7180AD8A" w14:textId="58848E29" w:rsidR="00301971" w:rsidRPr="00551CFF" w:rsidRDefault="00301971" w:rsidP="001B7B92">
      <w:pPr>
        <w:jc w:val="both"/>
        <w:rPr>
          <w:rFonts w:ascii="Calibri Light" w:hAnsi="Calibri Light" w:cs="Calibri Light"/>
          <w:lang w:val="en-US" w:eastAsia="zh-CN"/>
        </w:rPr>
      </w:pPr>
      <w:ins w:id="29" w:author="Feng Sheng" w:date="2025-05-17T15:51:00Z">
        <w:r>
          <w:rPr>
            <w:rFonts w:ascii="Calibri Light" w:hAnsi="Calibri Light" w:cs="Calibri Light" w:hint="eastAsia"/>
            <w:lang w:val="en-US" w:eastAsia="zh-CN"/>
          </w:rPr>
          <w:t>(</w:t>
        </w:r>
        <w:r>
          <w:rPr>
            <w:rFonts w:ascii="Calibri Light" w:hAnsi="Calibri Light" w:cs="Calibri Light"/>
            <w:lang w:val="en-US" w:eastAsia="zh-CN"/>
          </w:rPr>
          <w:t xml:space="preserve">propose </w:t>
        </w:r>
      </w:ins>
      <w:ins w:id="30" w:author="Feng Sheng" w:date="2025-05-17T15:52:00Z">
        <w:r>
          <w:rPr>
            <w:rFonts w:ascii="Calibri Light" w:hAnsi="Calibri Light" w:cs="Calibri Light"/>
            <w:lang w:val="en-US" w:eastAsia="zh-CN"/>
          </w:rPr>
          <w:t>the perception account: direct path</w:t>
        </w:r>
      </w:ins>
      <w:ins w:id="31" w:author="Feng Sheng" w:date="2025-05-17T15:51:00Z">
        <w:r>
          <w:rPr>
            <w:rFonts w:ascii="Calibri Light" w:hAnsi="Calibri Light" w:cs="Calibri Light"/>
            <w:lang w:val="en-US" w:eastAsia="zh-CN"/>
          </w:rPr>
          <w:t>)</w:t>
        </w:r>
      </w:ins>
    </w:p>
    <w:p w14:paraId="0C6C1EE1" w14:textId="18BC9700" w:rsidR="00C9732D" w:rsidRPr="00551CFF" w:rsidRDefault="005C51F1" w:rsidP="001B7B92">
      <w:pPr>
        <w:jc w:val="both"/>
        <w:rPr>
          <w:rFonts w:ascii="Calibri Light" w:hAnsi="Calibri Light" w:cs="Calibri Light"/>
          <w:lang w:val="en-US"/>
        </w:rPr>
      </w:pPr>
      <w:commentRangeStart w:id="32"/>
      <w:proofErr w:type="gramStart"/>
      <w:r w:rsidRPr="00551CFF">
        <w:rPr>
          <w:rFonts w:ascii="Calibri Light" w:hAnsi="Calibri Light" w:cs="Calibri Light"/>
          <w:lang w:val="en-US"/>
        </w:rPr>
        <w:t>However</w:t>
      </w:r>
      <w:commentRangeEnd w:id="32"/>
      <w:proofErr w:type="gramEnd"/>
      <w:r w:rsidR="008A5DBD">
        <w:rPr>
          <w:rStyle w:val="af0"/>
        </w:rPr>
        <w:commentReference w:id="32"/>
      </w:r>
      <w:r w:rsidRPr="00551CFF">
        <w:rPr>
          <w:rFonts w:ascii="Calibri Light" w:hAnsi="Calibri Light" w:cs="Calibri Light"/>
          <w:lang w:val="en-US"/>
        </w:rPr>
        <w:t>, attention may not be the sole determinant shaping our economic decisions. Other cognitive processes, occurring even before or alongside attentional allocation, can introduce biases. For instance, a recent study suggests that the neural representation of numerical magnitude itself, potentially involving regions like the parietal cortex, can be subject to biases that influence subsequent value judgments, independent of overt attentional deployment</w:t>
      </w:r>
      <w:r w:rsidR="008B090F" w:rsidRPr="00551CFF">
        <w:rPr>
          <w:rFonts w:ascii="Calibri Light" w:hAnsi="Calibri Light" w:cs="Calibri Light"/>
          <w:lang w:val="en-US"/>
        </w:rPr>
        <w:fldChar w:fldCharType="begin"/>
      </w:r>
      <w:r w:rsidR="008B090F" w:rsidRPr="00551CFF">
        <w:rPr>
          <w:rFonts w:ascii="Calibri Light" w:hAnsi="Calibri Light" w:cs="Calibri Light"/>
          <w:lang w:val="en-US"/>
        </w:rPr>
        <w:instrText xml:space="preserve"> ADDIN ZOTERO_ITEM CSL_CITATION {"citationID":"ZYQTbPea","properties":{"formattedCitation":"\\super 8\\nosupersub{}","plainCitation":"8","noteIndex":0},"citationItems":[{"id":48,"uris":["http://zotero.org/users/16527361/items/VWDIGXUL"],"itemData":{"id":48,"type":"article","abstract":"Risk preferences have traditionally been considered as stable traits that reflect subjective-valuation processes in prefrontal areas. More recently, however, it has been suggested that risk preferences may also be shaped by how choice problems are perceived and processed in perceptual brain regions. Specifically, the acuity of the parietal approximate number system (ANS), which encodes payoff magnitudes for different choice options, has been shown to correlate with both risk preferences and choice consistency. However, this correlational relationship leaves open the question whether parietal magnitude representations in fact causally underlie choice. Here, we provide direct evidence for such a key causal role of parietal magnitude representations in economic choice, using continuous theta-burst transcranial magnetic stimulation (cTBS), combined with functional MRI (fMRI) and numerical population receptive field (nPRF) modeling.\nOur stimulation protocol targeted numerosity-tuned regions in the right parietal cortex, identified through nPRF modeling of individual fMRI data (n=35; within-subject design). The stimulation successfully perturbed neural processing, as evidenced by decreased amplitude of numerical magnitude-tuned responses and less accurate multivariate decoding of presented magnitudes from unseen data that were not used for model fitting. In line with a perceptual account of risky choice, the reduction in neural information capacity was also reflected in noisier behavioral responses. Moreover, a computational cognitive model fitted to choice behavior revealed that perturbing the ANS specifically increased the noisiness of small-magnitude representations. This perturbation made small magnitudes to be perceived as larger than they actually are, leading to more risk-seeking behavior. Finally, individual estimates of the cTBS effect on cognitive noise correlated with the corresponding decrease in amplitude of numerical magnitude-tuned fMRI responses, further solidifying the role of the parietal ANS in economic choice. In conclusion, our study demonstrates that the precision of parietal magnitude representations causally influences economic decision-making, with noisier encoding promoting biased risk-taking as formalized in recent perceptual models of risky choice.","DOI":"10.1101/2025.01.13.632678","language":"en","license":"© 2025, Posted by Cold Spring Harbor Laboratory. This pre-print is available under a Creative Commons License (Attribution-NonCommercial-NoDerivs 4.0 International), CC BY-NC-ND 4.0, as described at http://creativecommons.org/licenses/by-nc-nd/4.0/","note":"page: 2025.01.13.632678\nsection: New Results","publisher":"bioRxiv","source":"bioRxiv","title":"Risk preferences causally rely on parietal magnitude representations: Evidence from combined TMS-fMRI","title-short":"Risk preferences causally rely on parietal magnitude representations","URL":"https://www.biorxiv.org/content/10.1101/2025.01.13.632678v1","author":[{"family":"Hollander","given":"Gilles","dropping-particle":"de"},{"family":"Moisa","given":"Marius"},{"family":"Ruff","given":"Christian C."}],"accessed":{"date-parts":[["2025",5,6]]},"issued":{"date-parts":[["2025",1,13]]}}}],"schema":"https://github.com/citation-style-language/schema/raw/master/csl-citation.json"} </w:instrText>
      </w:r>
      <w:r w:rsidR="008B090F" w:rsidRPr="00551CFF">
        <w:rPr>
          <w:rFonts w:ascii="Calibri Light" w:hAnsi="Calibri Light" w:cs="Calibri Light"/>
          <w:lang w:val="en-US"/>
        </w:rPr>
        <w:fldChar w:fldCharType="separate"/>
      </w:r>
      <w:r w:rsidR="008B090F" w:rsidRPr="00551CFF">
        <w:rPr>
          <w:rFonts w:ascii="Calibri Light" w:hAnsi="Calibri Light" w:cs="Calibri Light"/>
          <w:kern w:val="0"/>
          <w:vertAlign w:val="superscript"/>
        </w:rPr>
        <w:t>8</w:t>
      </w:r>
      <w:r w:rsidR="008B090F" w:rsidRPr="00551CFF">
        <w:rPr>
          <w:rFonts w:ascii="Calibri Light" w:hAnsi="Calibri Light" w:cs="Calibri Light"/>
          <w:lang w:val="en-US"/>
        </w:rPr>
        <w:fldChar w:fldCharType="end"/>
      </w:r>
      <w:r w:rsidRPr="00551CFF">
        <w:rPr>
          <w:rFonts w:ascii="Calibri Light" w:hAnsi="Calibri Light" w:cs="Calibri Light"/>
          <w:lang w:val="en-US"/>
        </w:rPr>
        <w:t>. This highlights the critical need to determine whether visual salience influences choice only by directing gaze, or if it might also exert a more direct influence, perhaps by altering the underlying representation of the choice attributes themselves.</w:t>
      </w:r>
    </w:p>
    <w:p w14:paraId="091BE080" w14:textId="012FFD33" w:rsidR="005B60ED" w:rsidRDefault="005B60ED" w:rsidP="001B7B92">
      <w:pPr>
        <w:jc w:val="both"/>
        <w:rPr>
          <w:rFonts w:ascii="Calibri Light" w:hAnsi="Calibri Light" w:cs="Calibri Light"/>
          <w:lang w:val="en-US"/>
        </w:rPr>
      </w:pPr>
    </w:p>
    <w:p w14:paraId="29112F9F" w14:textId="19BE249C" w:rsidR="008A5DBD" w:rsidRPr="002834E1" w:rsidRDefault="008A5DBD" w:rsidP="001B7B92">
      <w:pPr>
        <w:jc w:val="both"/>
        <w:rPr>
          <w:rFonts w:ascii="Calibri Light" w:hAnsi="Calibri Light" w:cs="Calibri Light"/>
          <w:color w:val="FF0000"/>
          <w:lang w:val="en-US"/>
        </w:rPr>
      </w:pPr>
      <w:r w:rsidRPr="002834E1">
        <w:rPr>
          <w:rFonts w:ascii="Calibri Light" w:hAnsi="Calibri Light" w:cs="Calibri Light"/>
          <w:color w:val="FF0000"/>
          <w:highlight w:val="yellow"/>
          <w:lang w:val="en-US"/>
        </w:rPr>
        <w:lastRenderedPageBreak/>
        <w:t xml:space="preserve">I would suggest insert a paragraph here or revise the last paragraph to mention 1) </w:t>
      </w:r>
      <w:commentRangeStart w:id="33"/>
      <w:r w:rsidRPr="002834E1">
        <w:rPr>
          <w:rFonts w:ascii="Calibri Light" w:hAnsi="Calibri Light" w:cs="Calibri Light"/>
          <w:color w:val="FF0000"/>
          <w:highlight w:val="yellow"/>
          <w:lang w:val="en-US"/>
        </w:rPr>
        <w:t xml:space="preserve">Colin Camerer </w:t>
      </w:r>
      <w:commentRangeEnd w:id="33"/>
      <w:r w:rsidRPr="002834E1">
        <w:rPr>
          <w:rStyle w:val="af0"/>
          <w:color w:val="FF0000"/>
          <w:highlight w:val="yellow"/>
        </w:rPr>
        <w:commentReference w:id="33"/>
      </w:r>
      <w:r w:rsidRPr="002834E1">
        <w:rPr>
          <w:rFonts w:ascii="Calibri Light" w:hAnsi="Calibri Light" w:cs="Calibri Light"/>
          <w:color w:val="FF0000"/>
          <w:highlight w:val="yellow"/>
          <w:lang w:val="en-US"/>
        </w:rPr>
        <w:t xml:space="preserve">QJE paper that use salience algorithm of computer vision to predict economic choice, and 2) the CNN algorithm we used to translate perceptual inputs into </w:t>
      </w:r>
      <w:r w:rsidR="00FB3B05" w:rsidRPr="002834E1">
        <w:rPr>
          <w:rFonts w:ascii="Calibri Light" w:hAnsi="Calibri Light" w:cs="Calibri Light"/>
          <w:color w:val="FF0000"/>
          <w:highlight w:val="yellow"/>
          <w:lang w:val="en-US"/>
        </w:rPr>
        <w:t>values.</w:t>
      </w:r>
      <w:r w:rsidR="00FB3B05" w:rsidRPr="002834E1">
        <w:rPr>
          <w:rFonts w:ascii="Calibri Light" w:hAnsi="Calibri Light" w:cs="Calibri Light"/>
          <w:color w:val="FF0000"/>
          <w:lang w:val="en-US"/>
        </w:rPr>
        <w:t xml:space="preserve"> </w:t>
      </w:r>
    </w:p>
    <w:p w14:paraId="664D6886" w14:textId="42AFD5BA" w:rsidR="008A5DBD" w:rsidRDefault="008A5DBD" w:rsidP="001B7B92">
      <w:pPr>
        <w:jc w:val="both"/>
        <w:rPr>
          <w:rFonts w:ascii="Calibri Light" w:hAnsi="Calibri Light" w:cs="Calibri Light"/>
          <w:lang w:val="en-US"/>
        </w:rPr>
      </w:pPr>
    </w:p>
    <w:p w14:paraId="6EA71816" w14:textId="77777777" w:rsidR="008A5DBD" w:rsidRDefault="008A5DBD" w:rsidP="001B7B92">
      <w:pPr>
        <w:jc w:val="both"/>
        <w:rPr>
          <w:ins w:id="34" w:author="Feng Sheng" w:date="2025-05-17T15:52:00Z"/>
          <w:rFonts w:ascii="Calibri Light" w:hAnsi="Calibri Light" w:cs="Calibri Light"/>
          <w:lang w:val="en-US"/>
        </w:rPr>
      </w:pPr>
    </w:p>
    <w:p w14:paraId="13FA0776" w14:textId="16F8F6EC" w:rsidR="00301971" w:rsidRPr="00551CFF" w:rsidRDefault="00301971" w:rsidP="001B7B92">
      <w:pPr>
        <w:jc w:val="both"/>
        <w:rPr>
          <w:rFonts w:ascii="Calibri Light" w:hAnsi="Calibri Light" w:cs="Calibri Light"/>
          <w:lang w:val="en-US" w:eastAsia="zh-CN"/>
        </w:rPr>
      </w:pPr>
      <w:ins w:id="35" w:author="Feng Sheng" w:date="2025-05-17T15:52:00Z">
        <w:r>
          <w:rPr>
            <w:rFonts w:ascii="Calibri Light" w:hAnsi="Calibri Light" w:cs="Calibri Light" w:hint="eastAsia"/>
            <w:lang w:val="en-US" w:eastAsia="zh-CN"/>
          </w:rPr>
          <w:t>(</w:t>
        </w:r>
        <w:r>
          <w:rPr>
            <w:rFonts w:ascii="Calibri Light" w:hAnsi="Calibri Light" w:cs="Calibri Light"/>
            <w:lang w:val="en-US" w:eastAsia="zh-CN"/>
          </w:rPr>
          <w:t xml:space="preserve">propose the </w:t>
        </w:r>
      </w:ins>
      <w:ins w:id="36" w:author="Feng Sheng" w:date="2025-05-17T15:53:00Z">
        <w:r>
          <w:rPr>
            <w:rFonts w:ascii="Calibri Light" w:hAnsi="Calibri Light" w:cs="Calibri Light"/>
            <w:lang w:val="en-US" w:eastAsia="zh-CN"/>
          </w:rPr>
          <w:t>integrative account: define direct and indirect path</w:t>
        </w:r>
      </w:ins>
      <w:ins w:id="37" w:author="Feng Sheng" w:date="2025-05-17T15:52:00Z">
        <w:r>
          <w:rPr>
            <w:rFonts w:ascii="Calibri Light" w:hAnsi="Calibri Light" w:cs="Calibri Light"/>
            <w:lang w:val="en-US" w:eastAsia="zh-CN"/>
          </w:rPr>
          <w:t>)</w:t>
        </w:r>
      </w:ins>
    </w:p>
    <w:p w14:paraId="166EEC01" w14:textId="022734D2" w:rsidR="008B090F" w:rsidRPr="00551CFF" w:rsidRDefault="008B090F" w:rsidP="001B7B92">
      <w:pPr>
        <w:jc w:val="both"/>
        <w:rPr>
          <w:rFonts w:ascii="Calibri Light" w:hAnsi="Calibri Light" w:cs="Calibri Light"/>
          <w:lang w:val="en-US"/>
        </w:rPr>
      </w:pPr>
      <w:r w:rsidRPr="00551CFF">
        <w:rPr>
          <w:rFonts w:ascii="Calibri Light" w:hAnsi="Calibri Light" w:cs="Calibri Light"/>
          <w:lang w:val="en-US"/>
        </w:rPr>
        <w:t>To address this gap, we investigated the pathways through which visual salience (manipulated via brightness or font-size) influences value-based choices in a risky gambling task involving potential gains and losses. We analyzed participants' choices and continuously monitored their eye movements. Our results reveal a multi-faceted influence of salience. First, confirming prior work, we found that making the gain or loss visually salient systematically biased participants' choices (Fig. 2). Second, we observed that salience indeed influenced gaze patterns, although intriguingly, brightness and font-size manipulations elicited opposing gaze responses (Fig. 3).</w:t>
      </w:r>
    </w:p>
    <w:p w14:paraId="38609B16" w14:textId="682588FC" w:rsidR="008B090F" w:rsidRDefault="008B090F" w:rsidP="001B7B92">
      <w:pPr>
        <w:jc w:val="both"/>
        <w:rPr>
          <w:ins w:id="38" w:author="Feng Sheng" w:date="2025-05-17T15:54:00Z"/>
          <w:rFonts w:ascii="Calibri Light" w:hAnsi="Calibri Light" w:cs="Calibri Light"/>
          <w:lang w:val="en-US"/>
        </w:rPr>
      </w:pPr>
    </w:p>
    <w:p w14:paraId="6D2A61B9" w14:textId="10A5F884" w:rsidR="008B090F" w:rsidRPr="00551CFF" w:rsidRDefault="008B090F" w:rsidP="001B7B92">
      <w:pPr>
        <w:jc w:val="both"/>
        <w:rPr>
          <w:rFonts w:ascii="Calibri Light" w:hAnsi="Calibri Light" w:cs="Calibri Light"/>
          <w:lang w:val="en-US"/>
        </w:rPr>
      </w:pPr>
      <w:commentRangeStart w:id="39"/>
      <w:r w:rsidRPr="00551CFF">
        <w:rPr>
          <w:rFonts w:ascii="Calibri Light" w:hAnsi="Calibri Light" w:cs="Calibri Light"/>
          <w:lang w:val="en-US"/>
        </w:rPr>
        <w:t xml:space="preserve">Crucially, using causal mediation analysis, we formally disentangled the pathways linking salience </w:t>
      </w:r>
      <w:proofErr w:type="gramStart"/>
      <w:r w:rsidRPr="00551CFF">
        <w:rPr>
          <w:rFonts w:ascii="Calibri Light" w:hAnsi="Calibri Light" w:cs="Calibri Light"/>
          <w:lang w:val="en-US"/>
        </w:rPr>
        <w:t>to choice</w:t>
      </w:r>
      <w:proofErr w:type="gramEnd"/>
      <w:r w:rsidR="006A15C3" w:rsidRPr="00551CFF">
        <w:rPr>
          <w:rFonts w:ascii="Calibri Light" w:hAnsi="Calibri Light" w:cs="Calibri Light"/>
          <w:lang w:val="en-US"/>
        </w:rPr>
        <w:t xml:space="preserve"> (Fig. 4)</w:t>
      </w:r>
      <w:r w:rsidRPr="00551CFF">
        <w:rPr>
          <w:rFonts w:ascii="Calibri Light" w:hAnsi="Calibri Light" w:cs="Calibri Light"/>
          <w:lang w:val="en-US"/>
        </w:rPr>
        <w:t xml:space="preserve">. This revealed that while gaze patterns partially mediated the effect (the indirect pathway), a substantial portion of salience's influence occurred independently of measured gaze (the direct pathway, ADE). To probe the mechanism underlying this gaze-independent effect, we employed a computational modeling approach combining deep </w:t>
      </w:r>
      <w:r w:rsidR="00FB16D6" w:rsidRPr="00551CFF">
        <w:rPr>
          <w:rFonts w:ascii="Calibri Light" w:hAnsi="Calibri Light" w:cs="Calibri Light"/>
          <w:lang w:val="en-US"/>
        </w:rPr>
        <w:t xml:space="preserve">convolutional neural network for </w:t>
      </w:r>
      <w:r w:rsidRPr="00551CFF">
        <w:rPr>
          <w:rFonts w:ascii="Calibri Light" w:hAnsi="Calibri Light" w:cs="Calibri Light"/>
          <w:lang w:val="en-US"/>
        </w:rPr>
        <w:t xml:space="preserve">visual processing with gaze-dependent evidence accumulation. Analyzing the internal representations learned by the visual processing module, before gaze information was incorporated, we found that salience systematically altered the representation of the gamble's value itself (captured by the </w:t>
      </w:r>
      <w:r w:rsidRPr="001B7B92">
        <w:rPr>
          <w:rFonts w:ascii="Calibri Light" w:hAnsi="Calibri Light" w:cs="Calibri Light"/>
          <w:highlight w:val="yellow"/>
          <w:lang w:val="en-US"/>
        </w:rPr>
        <w:t>first principal component of network activations</w:t>
      </w:r>
      <w:r w:rsidRPr="00551CFF">
        <w:rPr>
          <w:rFonts w:ascii="Calibri Light" w:hAnsi="Calibri Light" w:cs="Calibri Light"/>
          <w:lang w:val="en-US"/>
        </w:rPr>
        <w:t>).</w:t>
      </w:r>
    </w:p>
    <w:p w14:paraId="0DF3E208" w14:textId="77777777" w:rsidR="008B090F" w:rsidRPr="00551CFF" w:rsidRDefault="008B090F" w:rsidP="001B7B92">
      <w:pPr>
        <w:jc w:val="both"/>
        <w:rPr>
          <w:rFonts w:ascii="Calibri Light" w:hAnsi="Calibri Light" w:cs="Calibri Light"/>
          <w:lang w:val="en-US"/>
        </w:rPr>
      </w:pPr>
    </w:p>
    <w:p w14:paraId="26092FF8" w14:textId="5081B01B" w:rsidR="008B090F" w:rsidRDefault="008B090F" w:rsidP="001B7B92">
      <w:pPr>
        <w:jc w:val="both"/>
        <w:rPr>
          <w:ins w:id="40" w:author="Feng Sheng" w:date="2025-05-14T22:54:00Z"/>
          <w:rFonts w:ascii="Calibri Light" w:hAnsi="Calibri Light" w:cs="Calibri Light"/>
          <w:lang w:val="en-US"/>
        </w:rPr>
      </w:pPr>
      <w:r w:rsidRPr="00551CFF">
        <w:rPr>
          <w:rFonts w:ascii="Calibri Light" w:hAnsi="Calibri Light" w:cs="Calibri Light"/>
          <w:lang w:val="en-US"/>
        </w:rPr>
        <w:t>Together, these findings suggest that while salience does influence choice via gaze mediation, it also exerts a significant, direct influence by modulating the internal representation of value early in the decision process, upstream of attentional amplification. This highlights a deeper interplay between visual perception, valuation, and attention in shaping economic choices.</w:t>
      </w:r>
    </w:p>
    <w:p w14:paraId="1A4DE05E" w14:textId="38A52BF3" w:rsidR="00D0265D" w:rsidRDefault="00D0265D" w:rsidP="001B7B92">
      <w:pPr>
        <w:jc w:val="both"/>
        <w:rPr>
          <w:ins w:id="41" w:author="Feng Sheng" w:date="2025-05-14T22:54:00Z"/>
          <w:rFonts w:ascii="Calibri Light" w:hAnsi="Calibri Light" w:cs="Calibri Light"/>
          <w:lang w:val="en-US"/>
        </w:rPr>
      </w:pPr>
    </w:p>
    <w:p w14:paraId="48242E1C" w14:textId="77777777" w:rsidR="00D0265D" w:rsidRPr="00551CFF" w:rsidRDefault="00D0265D" w:rsidP="001B7B92">
      <w:pPr>
        <w:jc w:val="both"/>
        <w:rPr>
          <w:rFonts w:ascii="Calibri Light" w:hAnsi="Calibri Light" w:cs="Calibri Light"/>
          <w:lang w:val="en-US"/>
        </w:rPr>
      </w:pPr>
      <w:r w:rsidRPr="00551CFF">
        <w:rPr>
          <w:rFonts w:ascii="Calibri Light" w:hAnsi="Calibri Light" w:cs="Calibri Light"/>
          <w:lang w:val="en-US"/>
        </w:rPr>
        <w:t xml:space="preserve">To maximize economic outcomes in the gambling task, participants should evaluate the potential gains and losses based solely on their magnitudes and the associated probabilities (here, 50/50) to estimate the expected value of accepting the gamble. The visual presentation of these potential outcomes is irrelevant to the economic value and thus should not influence choice. However, </w:t>
      </w:r>
      <w:r w:rsidRPr="00551CFF">
        <w:rPr>
          <w:rFonts w:ascii="Calibri Light" w:hAnsi="Calibri Light" w:cs="Calibri Light"/>
          <w:lang w:val="en-US" w:eastAsia="zh-CN"/>
        </w:rPr>
        <w:t>a few</w:t>
      </w:r>
      <w:r w:rsidRPr="00551CFF">
        <w:rPr>
          <w:rFonts w:ascii="Calibri Light" w:hAnsi="Calibri Light" w:cs="Calibri Light"/>
          <w:lang w:val="en-US"/>
        </w:rPr>
        <w:t xml:space="preserve"> studies suggest that such visual salience manipulations can indeed bias decisions. Here, we analyzed behavioral and eye-tracking data from two experiments to investigate how salience (manipulated via brightness or font-size) impacts gaze allocation and subsequent choices in a risky gambling task.</w:t>
      </w:r>
      <w:commentRangeEnd w:id="39"/>
      <w:r w:rsidR="008A5DBD">
        <w:rPr>
          <w:rStyle w:val="af0"/>
        </w:rPr>
        <w:commentReference w:id="39"/>
      </w:r>
    </w:p>
    <w:p w14:paraId="3393CCCA" w14:textId="77777777" w:rsidR="00D0265D" w:rsidRPr="00551CFF" w:rsidRDefault="00D0265D" w:rsidP="001B7B92">
      <w:pPr>
        <w:jc w:val="both"/>
        <w:rPr>
          <w:rFonts w:ascii="Calibri Light" w:hAnsi="Calibri Light" w:cs="Calibri Light"/>
          <w:lang w:val="en-US"/>
        </w:rPr>
      </w:pPr>
    </w:p>
    <w:p w14:paraId="2BFAC70D" w14:textId="77777777" w:rsidR="008B090F" w:rsidRPr="00551CFF" w:rsidRDefault="008B090F" w:rsidP="001B7B92">
      <w:pPr>
        <w:jc w:val="both"/>
        <w:rPr>
          <w:ins w:id="42" w:author="Simone D'Ambrogio" w:date="2025-05-06T10:47:00Z"/>
          <w:rFonts w:ascii="Calibri Light" w:hAnsi="Calibri Light" w:cs="Calibri Light"/>
          <w:lang w:val="en-US"/>
        </w:rPr>
      </w:pPr>
    </w:p>
    <w:p w14:paraId="473253BA" w14:textId="207024F3" w:rsidR="00F9322C" w:rsidRPr="001B7B92" w:rsidRDefault="00F9322C" w:rsidP="001B7B92">
      <w:pPr>
        <w:jc w:val="both"/>
        <w:rPr>
          <w:rFonts w:ascii="Calibri Light" w:hAnsi="Calibri Light" w:cs="Calibri Light"/>
          <w:b/>
          <w:lang w:val="en-US"/>
        </w:rPr>
      </w:pPr>
      <w:r w:rsidRPr="001B7B92">
        <w:rPr>
          <w:rFonts w:ascii="Calibri Light" w:hAnsi="Calibri Light" w:cs="Calibri Light"/>
          <w:b/>
          <w:lang w:val="en-US"/>
        </w:rPr>
        <w:t>RESULTS</w:t>
      </w:r>
    </w:p>
    <w:p w14:paraId="0086B77B" w14:textId="77777777" w:rsidR="00F9322C" w:rsidRPr="00551CFF" w:rsidRDefault="00F9322C" w:rsidP="001B7B92">
      <w:pPr>
        <w:jc w:val="both"/>
        <w:rPr>
          <w:ins w:id="43" w:author="Simone D'Ambrogio" w:date="2025-05-06T10:47:00Z"/>
          <w:rFonts w:ascii="Calibri Light" w:hAnsi="Calibri Light" w:cs="Calibri Light"/>
          <w:lang w:val="en-US"/>
        </w:rPr>
      </w:pPr>
    </w:p>
    <w:p w14:paraId="6D83B77D" w14:textId="11CD0007" w:rsidR="00422CB3" w:rsidRPr="001B7B92" w:rsidRDefault="00422CB3" w:rsidP="001B7B92">
      <w:pPr>
        <w:jc w:val="both"/>
        <w:rPr>
          <w:rFonts w:ascii="Calibri Light" w:hAnsi="Calibri Light" w:cs="Calibri Light"/>
          <w:b/>
          <w:lang w:val="en-US"/>
        </w:rPr>
      </w:pPr>
      <w:r w:rsidRPr="001B7B92">
        <w:rPr>
          <w:rFonts w:ascii="Calibri Light" w:hAnsi="Calibri Light" w:cs="Calibri Light"/>
          <w:b/>
          <w:lang w:val="en-US"/>
        </w:rPr>
        <w:t>Visual Salience Biases Risky Choice</w:t>
      </w:r>
      <w:del w:id="44" w:author="Feng Sheng" w:date="2025-05-14T22:53:00Z">
        <w:r w:rsidRPr="001B7B92" w:rsidDel="00D0265D">
          <w:rPr>
            <w:rFonts w:ascii="Calibri Light" w:hAnsi="Calibri Light" w:cs="Calibri Light"/>
            <w:b/>
            <w:lang w:val="en-US"/>
          </w:rPr>
          <w:delText>s.</w:delText>
        </w:r>
      </w:del>
    </w:p>
    <w:p w14:paraId="3172151B" w14:textId="77777777" w:rsidR="00422CB3" w:rsidRPr="00551CFF" w:rsidRDefault="00422CB3" w:rsidP="001B7B92">
      <w:pPr>
        <w:jc w:val="both"/>
        <w:rPr>
          <w:rFonts w:ascii="Calibri Light" w:hAnsi="Calibri Light" w:cs="Calibri Light"/>
          <w:lang w:val="en-US"/>
        </w:rPr>
      </w:pPr>
    </w:p>
    <w:p w14:paraId="010E9C51" w14:textId="77777777" w:rsidR="006B063E" w:rsidRPr="00551CFF" w:rsidRDefault="006B063E" w:rsidP="001B7B92">
      <w:pPr>
        <w:jc w:val="both"/>
        <w:rPr>
          <w:rFonts w:ascii="Calibri Light" w:hAnsi="Calibri Light" w:cs="Calibri Light"/>
          <w:lang w:val="en-US"/>
        </w:rPr>
      </w:pPr>
    </w:p>
    <w:p w14:paraId="37C0B875" w14:textId="0664C37C"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We first investigated how the salience manipulation influenced participants' choices to accept or reject the gambles (Fig. 2</w:t>
      </w:r>
      <w:ins w:id="45" w:author="Simone D'Ambrogio" w:date="2025-04-29T17:35:00Z">
        <w:r w:rsidR="00F13DFD" w:rsidRPr="00551CFF">
          <w:rPr>
            <w:rFonts w:ascii="Calibri Light" w:hAnsi="Calibri Light" w:cs="Calibri Light"/>
            <w:lang w:val="en-US"/>
          </w:rPr>
          <w:t>A,B</w:t>
        </w:r>
      </w:ins>
      <w:r w:rsidRPr="00551CFF">
        <w:rPr>
          <w:rFonts w:ascii="Calibri Light" w:hAnsi="Calibri Light" w:cs="Calibri Light"/>
          <w:lang w:val="en-US"/>
        </w:rPr>
        <w:t xml:space="preserve">). As expected, the probability of accepting a gamble generally </w:t>
      </w:r>
      <w:r w:rsidRPr="00551CFF">
        <w:rPr>
          <w:rFonts w:ascii="Calibri Light" w:hAnsi="Calibri Light" w:cs="Calibri Light"/>
          <w:lang w:val="en-US"/>
        </w:rPr>
        <w:lastRenderedPageBreak/>
        <w:t>increased with the magnitude of the potential gain and decreased with the magnitude of the potential loss (</w:t>
      </w:r>
      <w:commentRangeStart w:id="46"/>
      <w:r w:rsidRPr="00551CFF">
        <w:rPr>
          <w:rFonts w:ascii="Calibri Light" w:hAnsi="Calibri Light" w:cs="Calibri Light"/>
          <w:lang w:val="en-US"/>
        </w:rPr>
        <w:t>Fig. 2A</w:t>
      </w:r>
      <w:commentRangeEnd w:id="46"/>
      <w:r w:rsidR="00FB3B05">
        <w:rPr>
          <w:rStyle w:val="af0"/>
        </w:rPr>
        <w:commentReference w:id="46"/>
      </w:r>
      <w:r w:rsidRPr="00551CFF">
        <w:rPr>
          <w:rFonts w:ascii="Calibri Light" w:hAnsi="Calibri Light" w:cs="Calibri Light"/>
          <w:lang w:val="en-US"/>
        </w:rPr>
        <w:t>). Critically, however, choice probability was systematically biased by the salience manipulation: across both brightnes</w:t>
      </w:r>
      <w:r w:rsidRPr="00551CFF">
        <w:rPr>
          <w:rFonts w:ascii="Calibri Light" w:hAnsi="Calibri Light" w:cs="Calibri Light"/>
          <w:lang w:val="en-US"/>
        </w:rPr>
        <w:t>s</w:t>
      </w:r>
      <w:del w:id="48" w:author="Neuron" w:date="2025-07-01T23:18:00Z">
        <w:r w:rsidRPr="00551CFF" w:rsidDel="00FB3B05">
          <w:rPr>
            <w:rFonts w:ascii="Calibri Light" w:hAnsi="Calibri Light" w:cs="Calibri Light"/>
            <w:lang w:val="en-US"/>
          </w:rPr>
          <w:delText xml:space="preserve"> and font-size conditions</w:delText>
        </w:r>
      </w:del>
      <w:r w:rsidRPr="00551CFF">
        <w:rPr>
          <w:rFonts w:ascii="Calibri Light" w:hAnsi="Calibri Light" w:cs="Calibri Light"/>
          <w:lang w:val="en-US"/>
        </w:rPr>
        <w:t>, participants were significantly more likely to accept a given gamble when the potential gain was salient (brighter</w:t>
      </w:r>
      <w:del w:id="49" w:author="Neuron" w:date="2025-07-01T23:18:00Z">
        <w:r w:rsidRPr="00551CFF" w:rsidDel="00FB3B05">
          <w:rPr>
            <w:rFonts w:ascii="Calibri Light" w:hAnsi="Calibri Light" w:cs="Calibri Light"/>
            <w:lang w:val="en-US"/>
          </w:rPr>
          <w:delText xml:space="preserve"> or larger</w:delText>
        </w:r>
      </w:del>
      <w:r w:rsidRPr="00551CFF">
        <w:rPr>
          <w:rFonts w:ascii="Calibri Light" w:hAnsi="Calibri Light" w:cs="Calibri Light"/>
          <w:lang w:val="en-US"/>
        </w:rPr>
        <w:t>) compared to when the potential loss was salient (Fig. 2B).</w:t>
      </w:r>
    </w:p>
    <w:p w14:paraId="3E3513C3" w14:textId="06373309" w:rsidR="00472791" w:rsidRDefault="00472791" w:rsidP="001B7B92">
      <w:pPr>
        <w:jc w:val="both"/>
        <w:rPr>
          <w:ins w:id="50" w:author="Feng Sheng" w:date="2025-05-14T22:52:00Z"/>
          <w:rFonts w:ascii="Calibri Light" w:hAnsi="Calibri Light" w:cs="Calibri Light"/>
          <w:lang w:val="en-US"/>
        </w:rPr>
      </w:pPr>
    </w:p>
    <w:p w14:paraId="007E0A69" w14:textId="3830DC21" w:rsidR="00D0265D" w:rsidRDefault="00D0265D" w:rsidP="001B7B92">
      <w:pPr>
        <w:jc w:val="both"/>
        <w:rPr>
          <w:rFonts w:ascii="Calibri Light" w:hAnsi="Calibri Light" w:cs="Calibri Light"/>
          <w:lang w:val="en-US"/>
        </w:rPr>
      </w:pPr>
      <w:commentRangeStart w:id="51"/>
      <w:r w:rsidRPr="00CB569B">
        <w:rPr>
          <w:rFonts w:ascii="Calibri Light" w:hAnsi="Calibri Light" w:cs="Calibri Light"/>
          <w:b/>
          <w:lang w:val="en-US"/>
        </w:rPr>
        <w:t xml:space="preserve">Visual Salience Biases </w:t>
      </w:r>
      <w:r>
        <w:rPr>
          <w:rFonts w:ascii="Calibri Light" w:hAnsi="Calibri Light" w:cs="Calibri Light"/>
          <w:b/>
          <w:lang w:val="en-US"/>
        </w:rPr>
        <w:t>Gaze Allocation</w:t>
      </w:r>
      <w:commentRangeEnd w:id="51"/>
      <w:r w:rsidR="000E6584">
        <w:rPr>
          <w:rStyle w:val="af0"/>
        </w:rPr>
        <w:commentReference w:id="51"/>
      </w:r>
    </w:p>
    <w:p w14:paraId="79922D43" w14:textId="385EF9BE" w:rsidR="00145D76" w:rsidRPr="00551CFF" w:rsidRDefault="00311CCF" w:rsidP="001B7B92">
      <w:pPr>
        <w:jc w:val="both"/>
        <w:rPr>
          <w:rFonts w:ascii="Calibri Light" w:hAnsi="Calibri Light" w:cs="Calibri Light"/>
          <w:lang w:val="en-US"/>
        </w:rPr>
      </w:pPr>
      <w:r w:rsidRPr="00551CFF">
        <w:rPr>
          <w:rFonts w:ascii="Calibri Light" w:hAnsi="Calibri Light" w:cs="Calibri Light"/>
          <w:lang w:val="en-US"/>
        </w:rPr>
        <w:t>We then examined how the salience manipulation influenced participants' gaze patterns, as changes in attention allocation could potentially explain these choice effects (Fig. 2C-F)</w:t>
      </w:r>
      <w:r w:rsidR="00145D76" w:rsidRPr="00551CFF">
        <w:rPr>
          <w:rFonts w:ascii="Calibri Light" w:hAnsi="Calibri Light" w:cs="Calibri Light"/>
          <w:lang w:val="en-US"/>
        </w:rPr>
        <w:t xml:space="preserve">. Consistent with the hypothesis that salience guides attention, making an attribute brighter consistently directed more gaze towards it. Specifically, the probability of looking at the gain attribute was significantly higher when the gain was brighter compared to when the loss was brighter (beta = ..., Fig. </w:t>
      </w:r>
      <w:r w:rsidR="0015753B" w:rsidRPr="00551CFF">
        <w:rPr>
          <w:rFonts w:ascii="Calibri Light" w:hAnsi="Calibri Light" w:cs="Calibri Light"/>
          <w:lang w:val="en-US"/>
        </w:rPr>
        <w:t>2C,D</w:t>
      </w:r>
      <w:r w:rsidR="00145D76" w:rsidRPr="00551CFF">
        <w:rPr>
          <w:rFonts w:ascii="Calibri Light" w:hAnsi="Calibri Light" w:cs="Calibri Light"/>
          <w:lang w:val="en-US"/>
        </w:rPr>
        <w:t xml:space="preserve">). </w:t>
      </w:r>
      <w:del w:id="52" w:author="Neuron" w:date="2025-07-01T23:18:00Z">
        <w:r w:rsidR="00145D76" w:rsidRPr="00551CFF" w:rsidDel="000E6584">
          <w:rPr>
            <w:rFonts w:ascii="Calibri Light" w:hAnsi="Calibri Light" w:cs="Calibri Light"/>
            <w:lang w:val="en-US"/>
          </w:rPr>
          <w:delText xml:space="preserve">However, the font-size manipulation yielded an opposite result: participants directed more gaze towards the attribute displayed in a smaller font size. </w:delText>
        </w:r>
      </w:del>
      <w:r w:rsidR="00145D76" w:rsidRPr="00551CFF">
        <w:rPr>
          <w:rFonts w:ascii="Calibri Light" w:hAnsi="Calibri Light" w:cs="Calibri Light"/>
          <w:lang w:val="en-US"/>
        </w:rPr>
        <w:t xml:space="preserve">The probability of looking at the gain attribute was lower when the gain was larger (salient) compared to when the loss was larger (beta = ..., Fig. </w:t>
      </w:r>
      <w:r w:rsidR="00DA4049" w:rsidRPr="00551CFF">
        <w:rPr>
          <w:rFonts w:ascii="Calibri Light" w:hAnsi="Calibri Light" w:cs="Calibri Light"/>
          <w:lang w:val="en-US"/>
        </w:rPr>
        <w:t>2C,D</w:t>
      </w:r>
      <w:r w:rsidR="00145D76" w:rsidRPr="00551CFF">
        <w:rPr>
          <w:rFonts w:ascii="Calibri Light" w:hAnsi="Calibri Light" w:cs="Calibri Light"/>
          <w:lang w:val="en-US"/>
        </w:rPr>
        <w:t xml:space="preserve">). Independent of salience, our mixed-effect logistic regression analyses also revealed that gaze allocation was sensitive to the attribute magnitudes themselves: the probability of looking at the gain attribute increased with the magnitude of the potential gain (beta = ...) and decreased with the magnitude of the potential loss (beta = ... in Fig. </w:t>
      </w:r>
      <w:r w:rsidR="00B16009" w:rsidRPr="00551CFF">
        <w:rPr>
          <w:rFonts w:ascii="Calibri Light" w:hAnsi="Calibri Light" w:cs="Calibri Light"/>
          <w:lang w:val="en-US"/>
        </w:rPr>
        <w:t>2D</w:t>
      </w:r>
      <w:r w:rsidR="00145D76" w:rsidRPr="00551CFF">
        <w:rPr>
          <w:rFonts w:ascii="Calibri Light" w:hAnsi="Calibri Light" w:cs="Calibri Light"/>
          <w:lang w:val="en-US"/>
        </w:rPr>
        <w:t>).</w:t>
      </w:r>
    </w:p>
    <w:p w14:paraId="77DF626A" w14:textId="77777777" w:rsidR="00145D76" w:rsidRPr="00551CFF" w:rsidRDefault="00145D76" w:rsidP="001B7B92">
      <w:pPr>
        <w:jc w:val="both"/>
        <w:rPr>
          <w:rFonts w:ascii="Calibri Light" w:hAnsi="Calibri Light" w:cs="Calibri Light"/>
          <w:lang w:val="en-US"/>
        </w:rPr>
      </w:pPr>
    </w:p>
    <w:p w14:paraId="4FCF7F1B" w14:textId="77777777" w:rsidR="00145D76" w:rsidRPr="00551CFF" w:rsidRDefault="00145D76" w:rsidP="001B7B92">
      <w:pPr>
        <w:jc w:val="both"/>
        <w:rPr>
          <w:rFonts w:ascii="Calibri Light" w:hAnsi="Calibri Light" w:cs="Calibri Light"/>
          <w:lang w:val="en-US"/>
        </w:rPr>
      </w:pPr>
      <w:r w:rsidRPr="00551CFF">
        <w:rPr>
          <w:rFonts w:ascii="Calibri Light" w:hAnsi="Calibri Light" w:cs="Calibri Light"/>
          <w:lang w:val="en-US"/>
        </w:rPr>
        <w:t>Consistent with these overall gaze patterns, an analysis of the initial orienting of attention revealed that the probability of first fixating the gain attribute followed the same pattern as a function of salience (Supplementary Fig. SX). First fixations were more likely to be directed towards the brighter attribute in the brightness condition but towards the smaller attribute in the font-size condition (beta = ..., Supplementary Fig. SX).</w:t>
      </w:r>
    </w:p>
    <w:p w14:paraId="664C1FB9" w14:textId="77777777" w:rsidR="00145D76" w:rsidRPr="00551CFF" w:rsidRDefault="00145D76" w:rsidP="001B7B92">
      <w:pPr>
        <w:jc w:val="both"/>
        <w:rPr>
          <w:rFonts w:ascii="Calibri Light" w:hAnsi="Calibri Light" w:cs="Calibri Light"/>
          <w:lang w:val="en-US"/>
        </w:rPr>
      </w:pPr>
    </w:p>
    <w:p w14:paraId="1169F226" w14:textId="1D7AE591" w:rsidR="00145D76" w:rsidRPr="00551CFF" w:rsidRDefault="00145D76" w:rsidP="001B7B92">
      <w:pPr>
        <w:jc w:val="both"/>
        <w:rPr>
          <w:rFonts w:ascii="Calibri Light" w:hAnsi="Calibri Light" w:cs="Calibri Light"/>
          <w:lang w:val="en-US"/>
        </w:rPr>
      </w:pPr>
      <w:r w:rsidRPr="00551CFF">
        <w:rPr>
          <w:rFonts w:ascii="Calibri Light" w:hAnsi="Calibri Light" w:cs="Calibri Light"/>
          <w:lang w:val="en-US"/>
        </w:rPr>
        <w:t>To understand how these gaze allocation patterns evolved and whether they were transient or sustained, we examined the temporal dynamics from trial onset. This analysis revealed that the differential allocation of gaze emerged early in the decision process (around 0.5s) and persisted throughout the observed time window, further illustrating the dissociation: the proportion of time spent gazing at the brighter attribute i</w:t>
      </w:r>
      <w:commentRangeStart w:id="53"/>
      <w:r w:rsidRPr="00551CFF">
        <w:rPr>
          <w:rFonts w:ascii="Calibri Light" w:hAnsi="Calibri Light" w:cs="Calibri Light"/>
          <w:lang w:val="en-US"/>
        </w:rPr>
        <w:t>ncreased</w:t>
      </w:r>
      <w:commentRangeEnd w:id="53"/>
      <w:r w:rsidR="00CB684C">
        <w:rPr>
          <w:rStyle w:val="af0"/>
        </w:rPr>
        <w:commentReference w:id="53"/>
      </w:r>
      <w:r w:rsidRPr="00551CFF">
        <w:rPr>
          <w:rFonts w:ascii="Calibri Light" w:hAnsi="Calibri Light" w:cs="Calibri Light"/>
          <w:lang w:val="en-US"/>
        </w:rPr>
        <w:t xml:space="preserve"> over time (Fig. </w:t>
      </w:r>
      <w:del w:id="54" w:author="Simone D'Ambrogio" w:date="2025-04-29T17:40:00Z">
        <w:r w:rsidRPr="00551CFF" w:rsidDel="00844558">
          <w:rPr>
            <w:rFonts w:ascii="Calibri Light" w:hAnsi="Calibri Light" w:cs="Calibri Light"/>
            <w:lang w:val="en-US"/>
          </w:rPr>
          <w:delText>3</w:delText>
        </w:r>
      </w:del>
      <w:ins w:id="55" w:author="Simone D'Ambrogio" w:date="2025-04-29T17:40:00Z">
        <w:r w:rsidR="00844558" w:rsidRPr="00551CFF">
          <w:rPr>
            <w:rFonts w:ascii="Calibri Light" w:hAnsi="Calibri Light" w:cs="Calibri Light"/>
            <w:lang w:val="en-US"/>
          </w:rPr>
          <w:t>2</w:t>
        </w:r>
      </w:ins>
      <w:del w:id="56" w:author="Simone D'Ambrogio" w:date="2025-04-29T17:40:00Z">
        <w:r w:rsidRPr="00551CFF" w:rsidDel="00844558">
          <w:rPr>
            <w:rFonts w:ascii="Calibri Light" w:hAnsi="Calibri Light" w:cs="Calibri Light"/>
            <w:lang w:val="en-US"/>
          </w:rPr>
          <w:delText>C</w:delText>
        </w:r>
      </w:del>
      <w:ins w:id="57" w:author="Simone D'Ambrogio" w:date="2025-04-29T17:40:00Z">
        <w:r w:rsidR="00844558" w:rsidRPr="00551CFF">
          <w:rPr>
            <w:rFonts w:ascii="Calibri Light" w:hAnsi="Calibri Light" w:cs="Calibri Light"/>
            <w:lang w:val="en-US"/>
          </w:rPr>
          <w:t>E</w:t>
        </w:r>
      </w:ins>
      <w:r w:rsidRPr="00551CFF">
        <w:rPr>
          <w:rFonts w:ascii="Calibri Light" w:hAnsi="Calibri Light" w:cs="Calibri Light"/>
          <w:lang w:val="en-US"/>
        </w:rPr>
        <w:t>,</w:t>
      </w:r>
      <w:del w:id="58" w:author="Simone D'Ambrogio" w:date="2025-04-29T17:40:00Z">
        <w:r w:rsidRPr="00551CFF" w:rsidDel="00844558">
          <w:rPr>
            <w:rFonts w:ascii="Calibri Light" w:hAnsi="Calibri Light" w:cs="Calibri Light"/>
            <w:lang w:val="en-US"/>
          </w:rPr>
          <w:delText xml:space="preserve"> D</w:delText>
        </w:r>
      </w:del>
      <w:ins w:id="59" w:author="Simone D'Ambrogio" w:date="2025-04-29T17:40:00Z">
        <w:r w:rsidR="00844558" w:rsidRPr="00551CFF">
          <w:rPr>
            <w:rFonts w:ascii="Calibri Light" w:hAnsi="Calibri Light" w:cs="Calibri Light"/>
            <w:lang w:val="en-US"/>
          </w:rPr>
          <w:t>F</w:t>
        </w:r>
      </w:ins>
      <w:r w:rsidRPr="00551CFF">
        <w:rPr>
          <w:rFonts w:ascii="Calibri Light" w:hAnsi="Calibri Light" w:cs="Calibri Light"/>
          <w:lang w:val="en-US"/>
        </w:rPr>
        <w:t xml:space="preserve">), whereas the proportion of time spent gazing at the smaller attribute increased over time in the font-size condition (Fig. </w:t>
      </w:r>
      <w:ins w:id="60" w:author="Simone D'Ambrogio" w:date="2025-04-29T17:40:00Z">
        <w:r w:rsidR="00844558" w:rsidRPr="00551CFF">
          <w:rPr>
            <w:rFonts w:ascii="Calibri Light" w:hAnsi="Calibri Light" w:cs="Calibri Light"/>
            <w:lang w:val="en-US"/>
          </w:rPr>
          <w:t>2</w:t>
        </w:r>
      </w:ins>
      <w:del w:id="61" w:author="Simone D'Ambrogio" w:date="2025-04-29T17:40:00Z">
        <w:r w:rsidRPr="00551CFF" w:rsidDel="00844558">
          <w:rPr>
            <w:rFonts w:ascii="Calibri Light" w:hAnsi="Calibri Light" w:cs="Calibri Light"/>
            <w:lang w:val="en-US"/>
          </w:rPr>
          <w:delText>3E</w:delText>
        </w:r>
      </w:del>
      <w:ins w:id="62" w:author="Simone D'Ambrogio" w:date="2025-04-29T17:40:00Z">
        <w:r w:rsidR="00844558" w:rsidRPr="00551CFF">
          <w:rPr>
            <w:rFonts w:ascii="Calibri Light" w:hAnsi="Calibri Light" w:cs="Calibri Light"/>
            <w:lang w:val="en-US"/>
          </w:rPr>
          <w:t>G</w:t>
        </w:r>
      </w:ins>
      <w:r w:rsidRPr="00551CFF">
        <w:rPr>
          <w:rFonts w:ascii="Calibri Light" w:hAnsi="Calibri Light" w:cs="Calibri Light"/>
          <w:lang w:val="en-US"/>
        </w:rPr>
        <w:t>,</w:t>
      </w:r>
      <w:del w:id="63" w:author="Simone D'Ambrogio" w:date="2025-04-29T17:40:00Z">
        <w:r w:rsidRPr="00551CFF" w:rsidDel="00844558">
          <w:rPr>
            <w:rFonts w:ascii="Calibri Light" w:hAnsi="Calibri Light" w:cs="Calibri Light"/>
            <w:lang w:val="en-US"/>
          </w:rPr>
          <w:delText xml:space="preserve"> F</w:delText>
        </w:r>
      </w:del>
      <w:ins w:id="64" w:author="Simone D'Ambrogio" w:date="2025-04-29T17:40:00Z">
        <w:r w:rsidR="00844558" w:rsidRPr="00551CFF">
          <w:rPr>
            <w:rFonts w:ascii="Calibri Light" w:hAnsi="Calibri Light" w:cs="Calibri Light"/>
            <w:lang w:val="en-US"/>
          </w:rPr>
          <w:t>H</w:t>
        </w:r>
      </w:ins>
      <w:r w:rsidRPr="00551CFF">
        <w:rPr>
          <w:rFonts w:ascii="Calibri Light" w:hAnsi="Calibri Light" w:cs="Calibri Light"/>
          <w:lang w:val="en-US"/>
        </w:rPr>
        <w:t>).</w:t>
      </w:r>
    </w:p>
    <w:p w14:paraId="287B4B89" w14:textId="77777777" w:rsidR="00145D76" w:rsidRPr="00551CFF" w:rsidRDefault="00145D76" w:rsidP="001B7B92">
      <w:pPr>
        <w:jc w:val="both"/>
        <w:rPr>
          <w:rFonts w:ascii="Calibri Light" w:hAnsi="Calibri Light" w:cs="Calibri Light"/>
          <w:lang w:val="en-US"/>
        </w:rPr>
      </w:pPr>
    </w:p>
    <w:p w14:paraId="1D0D954C" w14:textId="77777777" w:rsidR="00145D76" w:rsidRPr="00551CFF" w:rsidRDefault="00145D76" w:rsidP="001B7B92">
      <w:pPr>
        <w:jc w:val="both"/>
        <w:rPr>
          <w:rFonts w:ascii="Calibri Light" w:hAnsi="Calibri Light" w:cs="Calibri Light"/>
          <w:lang w:val="en-US"/>
        </w:rPr>
      </w:pPr>
      <w:r w:rsidRPr="00551CFF">
        <w:rPr>
          <w:rFonts w:ascii="Calibri Light" w:hAnsi="Calibri Light" w:cs="Calibri Light"/>
          <w:lang w:val="en-US"/>
        </w:rPr>
        <w:t>Taken together, these results demonstrate that while brightness guides gaze as expected, smaller font size unexpectedly captured more visual attention during risky choice in our task, with these effects influencing both initial orienting and sustained allocation of attention.</w:t>
      </w:r>
    </w:p>
    <w:p w14:paraId="548359E1" w14:textId="2D2545E0" w:rsidR="00016C08" w:rsidRPr="00551CFF" w:rsidRDefault="00016C08" w:rsidP="001B7B92">
      <w:pPr>
        <w:jc w:val="both"/>
        <w:rPr>
          <w:ins w:id="65" w:author="Simone D'Ambrogio" w:date="2025-04-29T17:37:00Z"/>
          <w:rFonts w:ascii="Calibri Light" w:hAnsi="Calibri Light" w:cs="Calibri Light"/>
          <w:lang w:val="en-US"/>
        </w:rPr>
      </w:pPr>
    </w:p>
    <w:p w14:paraId="0804C651" w14:textId="22BF6A41" w:rsidR="00016C08" w:rsidRPr="001B7B92" w:rsidRDefault="003B7E64" w:rsidP="001B7B92">
      <w:pPr>
        <w:jc w:val="both"/>
        <w:rPr>
          <w:rFonts w:ascii="Calibri Light" w:hAnsi="Calibri Light" w:cs="Calibri Light"/>
          <w:b/>
          <w:lang w:val="en-US"/>
        </w:rPr>
      </w:pPr>
      <w:r w:rsidRPr="001B7B92">
        <w:rPr>
          <w:rFonts w:ascii="Calibri Light" w:hAnsi="Calibri Light" w:cs="Calibri Light"/>
          <w:b/>
          <w:lang w:val="en-US"/>
        </w:rPr>
        <w:t>Gaze Partially</w:t>
      </w:r>
      <w:r w:rsidR="00D0265D" w:rsidRPr="001B7B92">
        <w:rPr>
          <w:rFonts w:ascii="Calibri Light" w:hAnsi="Calibri Light" w:cs="Calibri Light"/>
          <w:b/>
          <w:lang w:val="en-US"/>
        </w:rPr>
        <w:t xml:space="preserve"> </w:t>
      </w:r>
      <w:r w:rsidRPr="001B7B92">
        <w:rPr>
          <w:rFonts w:ascii="Calibri Light" w:hAnsi="Calibri Light" w:cs="Calibri Light"/>
          <w:b/>
          <w:lang w:val="en-US"/>
        </w:rPr>
        <w:t>Mediates the Effect of Salience on Choice</w:t>
      </w:r>
    </w:p>
    <w:p w14:paraId="0614D385" w14:textId="77777777" w:rsidR="00016C08" w:rsidRPr="00551CFF" w:rsidRDefault="00016C08" w:rsidP="001B7B92">
      <w:pPr>
        <w:jc w:val="both"/>
        <w:rPr>
          <w:ins w:id="66" w:author="Simone D'Ambrogio" w:date="2025-04-29T17:41:00Z"/>
          <w:rFonts w:ascii="Calibri Light" w:hAnsi="Calibri Light" w:cs="Calibri Light"/>
          <w:lang w:val="en-US"/>
        </w:rPr>
      </w:pPr>
    </w:p>
    <w:p w14:paraId="6E96F887" w14:textId="1CF893CF" w:rsidR="0070636C" w:rsidRPr="00551CFF" w:rsidRDefault="0070636C" w:rsidP="001B7B92">
      <w:pPr>
        <w:jc w:val="both"/>
        <w:rPr>
          <w:rFonts w:ascii="Calibri Light" w:hAnsi="Calibri Light" w:cs="Calibri Light"/>
          <w:lang w:val="en-US"/>
        </w:rPr>
      </w:pPr>
      <w:bookmarkStart w:id="67" w:name="_Hlk202010416"/>
      <w:r w:rsidRPr="00551CFF">
        <w:rPr>
          <w:rFonts w:ascii="Calibri Light" w:hAnsi="Calibri Light" w:cs="Calibri Light"/>
          <w:lang w:val="en-US"/>
        </w:rPr>
        <w:t xml:space="preserve">So far we have established that visual salience biases both participants' choices (Fig. 2A,B) and their gaze allocation patterns (Fig. 2C-F). </w:t>
      </w:r>
      <w:r w:rsidR="00A0212C" w:rsidRPr="00551CFF">
        <w:rPr>
          <w:rFonts w:ascii="Calibri Light" w:hAnsi="Calibri Light" w:cs="Calibri Light"/>
          <w:lang w:val="en-US"/>
        </w:rPr>
        <w:t xml:space="preserve">A critical question is how </w:t>
      </w:r>
      <w:r w:rsidRPr="00551CFF">
        <w:rPr>
          <w:rFonts w:ascii="Calibri Light" w:hAnsi="Calibri Light" w:cs="Calibri Light"/>
          <w:lang w:val="en-US"/>
        </w:rPr>
        <w:t>these effects are interconnected</w:t>
      </w:r>
      <w:r w:rsidR="00A0212C" w:rsidRPr="00551CFF">
        <w:rPr>
          <w:rFonts w:ascii="Calibri Light" w:hAnsi="Calibri Light" w:cs="Calibri Light"/>
          <w:lang w:val="en-US"/>
        </w:rPr>
        <w:t xml:space="preserve">. </w:t>
      </w:r>
      <w:r w:rsidRPr="00551CFF">
        <w:rPr>
          <w:rFonts w:ascii="Calibri Light" w:hAnsi="Calibri Light" w:cs="Calibri Light"/>
          <w:lang w:val="en-US"/>
        </w:rPr>
        <w:t xml:space="preserve">Specifically, we need to determine whether the influence of salience on choice operates exclusively by changing gaze patterns, or if salience also exerts an influence on choice through other mechanisms independent of gaze. To disentangle these possibilities, we employed a </w:t>
      </w:r>
      <w:r w:rsidRPr="002834E1">
        <w:rPr>
          <w:rFonts w:ascii="Calibri Light" w:hAnsi="Calibri Light" w:cs="Calibri Light"/>
          <w:highlight w:val="yellow"/>
          <w:lang w:val="en-US"/>
        </w:rPr>
        <w:t>causal mediation framework</w:t>
      </w:r>
      <w:r w:rsidRPr="00551CFF">
        <w:rPr>
          <w:rFonts w:ascii="Calibri Light" w:hAnsi="Calibri Light" w:cs="Calibri Light"/>
          <w:lang w:val="en-US"/>
        </w:rPr>
        <w:t xml:space="preserve"> (Fig. 3).</w:t>
      </w:r>
    </w:p>
    <w:p w14:paraId="62AEC83A" w14:textId="77777777" w:rsidR="0070636C" w:rsidRPr="00551CFF" w:rsidRDefault="0070636C" w:rsidP="001B7B92">
      <w:pPr>
        <w:jc w:val="both"/>
        <w:rPr>
          <w:rFonts w:ascii="Calibri Light" w:hAnsi="Calibri Light" w:cs="Calibri Light"/>
          <w:lang w:val="en-US"/>
        </w:rPr>
      </w:pPr>
    </w:p>
    <w:p w14:paraId="2E7993B8" w14:textId="074B3EA0" w:rsidR="00020C79"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 xml:space="preserve">Within </w:t>
      </w:r>
      <w:r w:rsidR="0070636C" w:rsidRPr="00551CFF">
        <w:rPr>
          <w:rFonts w:ascii="Calibri Light" w:hAnsi="Calibri Light" w:cs="Calibri Light"/>
          <w:lang w:val="en-US"/>
        </w:rPr>
        <w:t>this</w:t>
      </w:r>
      <w:r w:rsidRPr="00551CFF">
        <w:rPr>
          <w:rFonts w:ascii="Calibri Light" w:hAnsi="Calibri Light" w:cs="Calibri Light"/>
          <w:lang w:val="en-US"/>
        </w:rPr>
        <w:t xml:space="preserve"> framework, </w:t>
      </w:r>
      <w:r w:rsidR="00020C79" w:rsidRPr="00551CFF">
        <w:rPr>
          <w:rFonts w:ascii="Calibri Light" w:hAnsi="Calibri Light" w:cs="Calibri Light"/>
          <w:lang w:val="en-US"/>
        </w:rPr>
        <w:t>we considered three main scenarios. First (</w:t>
      </w:r>
      <w:r w:rsidR="008907BD" w:rsidRPr="00551CFF">
        <w:rPr>
          <w:rFonts w:ascii="Calibri Light" w:hAnsi="Calibri Light" w:cs="Calibri Light"/>
          <w:lang w:val="en-US"/>
        </w:rPr>
        <w:t xml:space="preserve">Fig. 3A, </w:t>
      </w:r>
      <w:r w:rsidR="00020C79" w:rsidRPr="00551CFF">
        <w:rPr>
          <w:rFonts w:ascii="Calibri Light" w:hAnsi="Calibri Light" w:cs="Calibri Light"/>
          <w:lang w:val="en-US"/>
        </w:rPr>
        <w:t>H1), salience might influence choice solely by altering gaze allocation; here, the entire effect of salience would be explained by changes in looking patterns via the indirect pathway mediated by gaze. Second, (</w:t>
      </w:r>
      <w:r w:rsidR="00927354" w:rsidRPr="00551CFF">
        <w:rPr>
          <w:rFonts w:ascii="Calibri Light" w:hAnsi="Calibri Light" w:cs="Calibri Light"/>
          <w:lang w:val="en-US"/>
        </w:rPr>
        <w:t>Fig. 3</w:t>
      </w:r>
      <w:r w:rsidR="007D0269" w:rsidRPr="00551CFF">
        <w:rPr>
          <w:rFonts w:ascii="Calibri Light" w:hAnsi="Calibri Light" w:cs="Calibri Light"/>
          <w:lang w:val="en-US"/>
        </w:rPr>
        <w:t>A</w:t>
      </w:r>
      <w:r w:rsidR="00927354" w:rsidRPr="00551CFF">
        <w:rPr>
          <w:rFonts w:ascii="Calibri Light" w:hAnsi="Calibri Light" w:cs="Calibri Light"/>
          <w:lang w:val="en-US"/>
        </w:rPr>
        <w:t>, H</w:t>
      </w:r>
      <w:r w:rsidR="00AB2BA3" w:rsidRPr="00551CFF">
        <w:rPr>
          <w:rFonts w:ascii="Calibri Light" w:hAnsi="Calibri Light" w:cs="Calibri Light"/>
          <w:lang w:val="en-US"/>
        </w:rPr>
        <w:t>2</w:t>
      </w:r>
      <w:r w:rsidR="00020C79" w:rsidRPr="00551CFF">
        <w:rPr>
          <w:rFonts w:ascii="Calibri Light" w:hAnsi="Calibri Light" w:cs="Calibri Light"/>
          <w:lang w:val="en-US"/>
        </w:rPr>
        <w:t>), salience might influence choice through mechanisms entirely separate from the measured gaze behavior; this direct pathway represents the portion of salience's influence not accounted for by gaze mediation, suggesting effects channeled through routes other than the measured gaze patterns. Finally (</w:t>
      </w:r>
      <w:r w:rsidR="001D021F" w:rsidRPr="00551CFF">
        <w:rPr>
          <w:rFonts w:ascii="Calibri Light" w:hAnsi="Calibri Light" w:cs="Calibri Light"/>
          <w:lang w:val="en-US"/>
        </w:rPr>
        <w:t>Fig. 3A, H3</w:t>
      </w:r>
      <w:r w:rsidR="00020C79" w:rsidRPr="00551CFF">
        <w:rPr>
          <w:rFonts w:ascii="Calibri Light" w:hAnsi="Calibri Light" w:cs="Calibri Light"/>
          <w:lang w:val="en-US"/>
        </w:rPr>
        <w:t xml:space="preserve">), salience could influence choice through both routes simultaneously: partly by </w:t>
      </w:r>
      <w:r w:rsidR="00020C79" w:rsidRPr="00551CFF">
        <w:rPr>
          <w:rFonts w:ascii="Calibri Light" w:hAnsi="Calibri Light" w:cs="Calibri Light"/>
          <w:lang w:val="en-US"/>
        </w:rPr>
        <w:t>changing gaze patterns and partly through other mechanisms independent of gaze.</w:t>
      </w:r>
    </w:p>
    <w:p w14:paraId="0924B5DD" w14:textId="77777777" w:rsidR="00020C79" w:rsidRPr="00551CFF" w:rsidRDefault="00020C79" w:rsidP="001B7B92">
      <w:pPr>
        <w:jc w:val="both"/>
        <w:rPr>
          <w:rFonts w:ascii="Calibri Light" w:hAnsi="Calibri Light" w:cs="Calibri Light"/>
          <w:lang w:val="en-US"/>
        </w:rPr>
      </w:pPr>
    </w:p>
    <w:p w14:paraId="6E1639E0" w14:textId="4A09083A" w:rsidR="00A0212C" w:rsidRPr="00551CFF" w:rsidRDefault="00020C79" w:rsidP="001B7B92">
      <w:pPr>
        <w:jc w:val="both"/>
        <w:rPr>
          <w:rFonts w:ascii="Calibri Light" w:hAnsi="Calibri Light" w:cs="Calibri Light"/>
          <w:lang w:val="en-US"/>
        </w:rPr>
      </w:pPr>
      <w:r w:rsidRPr="00551CFF">
        <w:rPr>
          <w:rFonts w:ascii="Calibri Light" w:hAnsi="Calibri Light" w:cs="Calibri Light"/>
          <w:lang w:val="en-US"/>
        </w:rPr>
        <w:t xml:space="preserve">Mediation analysis quantifies these pathways, estimating the </w:t>
      </w:r>
      <w:r w:rsidRPr="002834E1">
        <w:rPr>
          <w:rFonts w:ascii="Calibri Light" w:hAnsi="Calibri Light" w:cs="Calibri Light"/>
          <w:highlight w:val="yellow"/>
          <w:lang w:val="en-US"/>
        </w:rPr>
        <w:t>Average Causal Mediation Effect</w:t>
      </w:r>
      <w:r w:rsidRPr="00551CFF">
        <w:rPr>
          <w:rFonts w:ascii="Calibri Light" w:hAnsi="Calibri Light" w:cs="Calibri Light"/>
          <w:lang w:val="en-US"/>
        </w:rPr>
        <w:t xml:space="preserve"> </w:t>
      </w:r>
      <w:r w:rsidRPr="002834E1">
        <w:rPr>
          <w:rFonts w:ascii="Calibri Light" w:hAnsi="Calibri Light" w:cs="Calibri Light"/>
          <w:highlight w:val="yellow"/>
          <w:lang w:val="en-US"/>
        </w:rPr>
        <w:t>(ACME)</w:t>
      </w:r>
      <w:r w:rsidRPr="00551CFF">
        <w:rPr>
          <w:rFonts w:ascii="Calibri Light" w:hAnsi="Calibri Light" w:cs="Calibri Light"/>
          <w:lang w:val="en-US"/>
        </w:rPr>
        <w:t xml:space="preserve"> for the indirect pathway via gaze, and the Average Direct Effect (ADE) for the pathway independent of gaze. Thus, finding only a significant ACME would support H1, only a significant ADE would support H2, and significant effects for both ACME and ADE would support H3.</w:t>
      </w:r>
    </w:p>
    <w:p w14:paraId="345BB9AF" w14:textId="77777777" w:rsidR="00C31D38" w:rsidRPr="00551CFF" w:rsidRDefault="00C31D38" w:rsidP="001B7B92">
      <w:pPr>
        <w:jc w:val="both"/>
        <w:rPr>
          <w:rFonts w:ascii="Calibri Light" w:hAnsi="Calibri Light" w:cs="Calibri Light"/>
          <w:lang w:val="en-US"/>
        </w:rPr>
      </w:pPr>
    </w:p>
    <w:p w14:paraId="416C40E9" w14:textId="2E370542"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 xml:space="preserve">To formally test these competing hypotheses, we performed a </w:t>
      </w:r>
      <w:r w:rsidRPr="002834E1">
        <w:rPr>
          <w:rFonts w:ascii="Calibri Light" w:hAnsi="Calibri Light" w:cs="Calibri Light"/>
          <w:highlight w:val="yellow"/>
          <w:lang w:val="en-US"/>
        </w:rPr>
        <w:t>Bayesian mediation analysis</w:t>
      </w:r>
      <w:r w:rsidRPr="00551CFF">
        <w:rPr>
          <w:rFonts w:ascii="Calibri Light" w:hAnsi="Calibri Light" w:cs="Calibri Light"/>
          <w:lang w:val="en-US"/>
        </w:rPr>
        <w:t xml:space="preserve">, modeling the effect of salience on choice as mediated by </w:t>
      </w:r>
      <w:r w:rsidRPr="002834E1">
        <w:rPr>
          <w:rFonts w:ascii="Calibri Light" w:hAnsi="Calibri Light" w:cs="Calibri Light"/>
          <w:highlight w:val="yellow"/>
          <w:lang w:val="en-US"/>
        </w:rPr>
        <w:t>the proportion of gaze on the gain</w:t>
      </w:r>
      <w:r w:rsidRPr="00551CFF">
        <w:rPr>
          <w:rFonts w:ascii="Calibri Light" w:hAnsi="Calibri Light" w:cs="Calibri Light"/>
          <w:lang w:val="en-US"/>
        </w:rPr>
        <w:t xml:space="preserve"> attribute, while allowing effects to vary by salience condition (e.g. brightness, and font-size).</w:t>
      </w:r>
    </w:p>
    <w:p w14:paraId="7127EA39" w14:textId="77777777" w:rsidR="00A0212C" w:rsidRPr="00551CFF" w:rsidRDefault="00A0212C" w:rsidP="001B7B92">
      <w:pPr>
        <w:jc w:val="both"/>
        <w:rPr>
          <w:rFonts w:ascii="Calibri Light" w:hAnsi="Calibri Light" w:cs="Calibri Light"/>
          <w:lang w:val="en-US"/>
        </w:rPr>
      </w:pPr>
    </w:p>
    <w:p w14:paraId="24B10F33" w14:textId="77777777"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 xml:space="preserve">Consistent with Hypothesis 3, the results revealed significant effects for both pathways (Fig. 2D). We found a significant ACMEs that reflected the opposing effects of salience on gaze allocation: the indirect effect was </w:t>
      </w:r>
      <w:commentRangeStart w:id="68"/>
      <w:r w:rsidRPr="00551CFF">
        <w:rPr>
          <w:rFonts w:ascii="Calibri Light" w:hAnsi="Calibri Light" w:cs="Calibri Light"/>
          <w:lang w:val="en-US"/>
        </w:rPr>
        <w:t>negative</w:t>
      </w:r>
      <w:commentRangeEnd w:id="68"/>
      <w:r w:rsidR="002834E1">
        <w:rPr>
          <w:rStyle w:val="af0"/>
        </w:rPr>
        <w:commentReference w:id="68"/>
      </w:r>
      <w:r w:rsidRPr="00551CFF">
        <w:rPr>
          <w:rFonts w:ascii="Calibri Light" w:hAnsi="Calibri Light" w:cs="Calibri Light"/>
          <w:lang w:val="en-US"/>
        </w:rPr>
        <w:t xml:space="preserve"> in the brightness condition (ACME = -0.042, 95% CI [-0.057, -0.028]) but positive in the font-size condition (</w:t>
      </w:r>
      <w:bookmarkStart w:id="69" w:name="_Hlk202011073"/>
      <w:r w:rsidRPr="00551CFF">
        <w:rPr>
          <w:rFonts w:ascii="Calibri Light" w:hAnsi="Calibri Light" w:cs="Calibri Light"/>
          <w:lang w:val="en-US"/>
        </w:rPr>
        <w:t>ACME = 0.079, 95% CI [0.062, 0.098]</w:t>
      </w:r>
      <w:bookmarkEnd w:id="69"/>
      <w:r w:rsidRPr="00551CFF">
        <w:rPr>
          <w:rFonts w:ascii="Calibri Light" w:hAnsi="Calibri Light" w:cs="Calibri Light"/>
          <w:lang w:val="en-US"/>
        </w:rPr>
        <w:t>).</w:t>
      </w:r>
    </w:p>
    <w:p w14:paraId="37A0CDA0" w14:textId="77777777" w:rsidR="00A0212C" w:rsidRPr="00551CFF" w:rsidRDefault="00A0212C" w:rsidP="001B7B92">
      <w:pPr>
        <w:jc w:val="both"/>
        <w:rPr>
          <w:rFonts w:ascii="Calibri Light" w:hAnsi="Calibri Light" w:cs="Calibri Light"/>
          <w:lang w:val="en-US"/>
        </w:rPr>
      </w:pPr>
    </w:p>
    <w:p w14:paraId="2EFD5283" w14:textId="77777777"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 xml:space="preserve">Crucially, supporting a direct influence of salience independent of gaze, the analysis also revealed a significant ADE in both conditions. In the loss salient trials, the log-odds of acceptance was significantly lower in both, the brightness condition (ADE = </w:t>
      </w:r>
      <w:commentRangeStart w:id="70"/>
      <w:r w:rsidRPr="00551CFF">
        <w:rPr>
          <w:rFonts w:ascii="Calibri Light" w:hAnsi="Calibri Light" w:cs="Calibri Light"/>
          <w:lang w:val="en-US"/>
        </w:rPr>
        <w:t>-0.724</w:t>
      </w:r>
      <w:commentRangeEnd w:id="70"/>
      <w:r w:rsidR="002834E1">
        <w:rPr>
          <w:rStyle w:val="af0"/>
        </w:rPr>
        <w:commentReference w:id="70"/>
      </w:r>
      <w:r w:rsidRPr="00551CFF">
        <w:rPr>
          <w:rFonts w:ascii="Calibri Light" w:hAnsi="Calibri Light" w:cs="Calibri Light"/>
          <w:lang w:val="en-US"/>
        </w:rPr>
        <w:t>, 95% CI [-0.843, -0.604]), and in the font-size condition (</w:t>
      </w:r>
      <w:bookmarkStart w:id="71" w:name="_Hlk202011308"/>
      <w:r w:rsidRPr="00551CFF">
        <w:rPr>
          <w:rFonts w:ascii="Calibri Light" w:hAnsi="Calibri Light" w:cs="Calibri Light"/>
          <w:lang w:val="en-US"/>
        </w:rPr>
        <w:t>ADE = -0.336, 95% CI [-0.463, -0.206]</w:t>
      </w:r>
      <w:bookmarkEnd w:id="71"/>
      <w:r w:rsidRPr="00551CFF">
        <w:rPr>
          <w:rFonts w:ascii="Calibri Light" w:hAnsi="Calibri Light" w:cs="Calibri Light"/>
          <w:lang w:val="en-US"/>
        </w:rPr>
        <w:t>).</w:t>
      </w:r>
    </w:p>
    <w:p w14:paraId="475327D5" w14:textId="77777777" w:rsidR="00A0212C" w:rsidRPr="00551CFF" w:rsidRDefault="00A0212C" w:rsidP="001B7B92">
      <w:pPr>
        <w:jc w:val="both"/>
        <w:rPr>
          <w:rFonts w:ascii="Calibri Light" w:hAnsi="Calibri Light" w:cs="Calibri Light"/>
          <w:lang w:val="en-US"/>
        </w:rPr>
      </w:pPr>
    </w:p>
    <w:p w14:paraId="5C2BF1B7" w14:textId="77777777"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 xml:space="preserve">Together, the finding that </w:t>
      </w:r>
      <w:r w:rsidRPr="002834E1">
        <w:rPr>
          <w:rFonts w:ascii="Calibri Light" w:hAnsi="Calibri Light" w:cs="Calibri Light"/>
          <w:highlight w:val="yellow"/>
          <w:lang w:val="en-US"/>
        </w:rPr>
        <w:t>the direct effect was significant</w:t>
      </w:r>
      <w:r w:rsidRPr="00551CFF">
        <w:rPr>
          <w:rFonts w:ascii="Calibri Light" w:hAnsi="Calibri Light" w:cs="Calibri Light"/>
          <w:lang w:val="en-US"/>
        </w:rPr>
        <w:t>, consistently negative</w:t>
      </w:r>
      <w:r w:rsidRPr="00551CFF">
        <w:rPr>
          <w:rFonts w:ascii="Calibri Light" w:hAnsi="Calibri Light" w:cs="Calibri Light"/>
          <w:lang w:val="en-US"/>
        </w:rPr>
        <w:t>, and substantially larger than the indirect effect across both manipulations provides strong evidence against the hypothesis that salience influences choice solely via gaze allocation. Instead, the results indicate that visual salience biases risky choices both indirectly, by altering gaze patterns, and more predominantly, through a direct mechanism independent of the observed gaze behavior.</w:t>
      </w:r>
    </w:p>
    <w:p w14:paraId="1CE4E36E" w14:textId="2A3ECA5A" w:rsidR="00A0212C" w:rsidRDefault="00A0212C" w:rsidP="001B7B92">
      <w:pPr>
        <w:jc w:val="both"/>
        <w:rPr>
          <w:rFonts w:ascii="Calibri Light" w:hAnsi="Calibri Light" w:cs="Calibri Light"/>
          <w:lang w:val="en-US"/>
        </w:rPr>
      </w:pPr>
    </w:p>
    <w:p w14:paraId="45E5B503" w14:textId="65E903AD" w:rsidR="002834E1" w:rsidRPr="002834E1" w:rsidRDefault="002834E1" w:rsidP="001B7B92">
      <w:pPr>
        <w:jc w:val="both"/>
        <w:rPr>
          <w:rFonts w:ascii="Calibri Light" w:hAnsi="Calibri Light" w:cs="Calibri Light"/>
          <w:color w:val="FF0000"/>
          <w:lang w:val="en-US"/>
        </w:rPr>
      </w:pPr>
      <w:r w:rsidRPr="002834E1">
        <w:rPr>
          <w:rFonts w:ascii="Calibri Light" w:hAnsi="Calibri Light" w:cs="Calibri Light"/>
          <w:color w:val="FF0000"/>
          <w:highlight w:val="yellow"/>
          <w:lang w:val="en-US"/>
        </w:rPr>
        <w:t>I would suggest add a paragraph here or other place to describe the correlation of individual difference in gaze bias and individual difference in choice bias</w:t>
      </w:r>
      <w:r>
        <w:rPr>
          <w:rFonts w:ascii="Calibri Light" w:hAnsi="Calibri Light" w:cs="Calibri Light"/>
          <w:color w:val="FF0000"/>
          <w:highlight w:val="yellow"/>
          <w:lang w:val="en-US"/>
        </w:rPr>
        <w:t>, so that we could know how well the gaze bias can explain the variation of the salience effect at the individual level in addition to the trial-level variation shown by the mediation analyses</w:t>
      </w:r>
      <w:r w:rsidRPr="002834E1">
        <w:rPr>
          <w:rFonts w:ascii="Calibri Light" w:hAnsi="Calibri Light" w:cs="Calibri Light"/>
          <w:color w:val="FF0000"/>
          <w:highlight w:val="yellow"/>
          <w:lang w:val="en-US"/>
        </w:rPr>
        <w:t>.</w:t>
      </w:r>
      <w:r w:rsidRPr="002834E1">
        <w:rPr>
          <w:rFonts w:ascii="Calibri Light" w:hAnsi="Calibri Light" w:cs="Calibri Light"/>
          <w:color w:val="FF0000"/>
          <w:lang w:val="en-US"/>
        </w:rPr>
        <w:t xml:space="preserve"> </w:t>
      </w:r>
    </w:p>
    <w:p w14:paraId="6CB92494" w14:textId="77777777" w:rsidR="002834E1" w:rsidRPr="00551CFF" w:rsidRDefault="002834E1" w:rsidP="001B7B92">
      <w:pPr>
        <w:jc w:val="both"/>
        <w:rPr>
          <w:rFonts w:ascii="Calibri Light" w:hAnsi="Calibri Light" w:cs="Calibri Light"/>
          <w:lang w:val="en-US"/>
        </w:rPr>
      </w:pPr>
    </w:p>
    <w:p w14:paraId="07058185" w14:textId="13F5C6A9" w:rsidR="00A0212C" w:rsidRPr="00551CFF" w:rsidRDefault="00A0212C" w:rsidP="001B7B92">
      <w:pPr>
        <w:jc w:val="both"/>
        <w:rPr>
          <w:rFonts w:ascii="Calibri Light" w:hAnsi="Calibri Light" w:cs="Calibri Light"/>
          <w:lang w:val="en-US"/>
        </w:rPr>
      </w:pPr>
      <w:r w:rsidRPr="00551CFF">
        <w:rPr>
          <w:rFonts w:ascii="Calibri Light" w:hAnsi="Calibri Light" w:cs="Calibri Light"/>
          <w:lang w:val="en-US"/>
        </w:rPr>
        <w:t>To better understand the mechanisms underlying these choice effects, particularly the indirect pathway involving attention, we next examined how the salience manipulations influenced participants' gaze patterns.</w:t>
      </w:r>
    </w:p>
    <w:bookmarkEnd w:id="67"/>
    <w:p w14:paraId="0CDC76AE" w14:textId="77777777" w:rsidR="006046B7" w:rsidRPr="001B7B92" w:rsidRDefault="006046B7" w:rsidP="001B7B92">
      <w:pPr>
        <w:jc w:val="both"/>
        <w:rPr>
          <w:rFonts w:ascii="Calibri Light" w:hAnsi="Calibri Light" w:cs="Calibri Light"/>
          <w:lang w:val="en-US"/>
        </w:rPr>
      </w:pPr>
    </w:p>
    <w:p w14:paraId="7DD1D1C7" w14:textId="21466FCA" w:rsidR="000D204D" w:rsidRPr="001B7B92" w:rsidRDefault="000D204D" w:rsidP="001B7B92">
      <w:pPr>
        <w:jc w:val="both"/>
        <w:rPr>
          <w:rFonts w:ascii="Calibri Light" w:hAnsi="Calibri Light" w:cs="Calibri Light"/>
          <w:b/>
          <w:lang w:val="en-US"/>
        </w:rPr>
      </w:pPr>
      <w:r w:rsidRPr="001B7B92">
        <w:rPr>
          <w:rFonts w:ascii="Calibri Light" w:hAnsi="Calibri Light" w:cs="Calibri Light"/>
          <w:b/>
          <w:lang w:val="en-US"/>
        </w:rPr>
        <w:t>Salience Modulates Internal Value Representations Independent of Gaze</w:t>
      </w:r>
    </w:p>
    <w:p w14:paraId="7569CC28" w14:textId="77777777" w:rsidR="000D204D" w:rsidRPr="00551CFF" w:rsidRDefault="000D204D" w:rsidP="001B7B92">
      <w:pPr>
        <w:jc w:val="both"/>
        <w:rPr>
          <w:rFonts w:ascii="Calibri Light" w:hAnsi="Calibri Light" w:cs="Calibri Light"/>
          <w:lang w:val="en-US"/>
        </w:rPr>
      </w:pPr>
    </w:p>
    <w:p w14:paraId="540046DD" w14:textId="00921B63" w:rsidR="000B27EB" w:rsidRPr="00551CFF" w:rsidRDefault="000D204D" w:rsidP="001B7B92">
      <w:pPr>
        <w:jc w:val="both"/>
        <w:rPr>
          <w:ins w:id="72" w:author="Simone D'Ambrogio" w:date="2025-04-29T18:11:00Z"/>
          <w:rFonts w:ascii="Calibri Light" w:hAnsi="Calibri Light" w:cs="Calibri Light"/>
          <w:lang w:val="en-US"/>
        </w:rPr>
      </w:pPr>
      <w:r w:rsidRPr="00551CFF">
        <w:rPr>
          <w:rFonts w:ascii="Calibri Light" w:hAnsi="Calibri Light" w:cs="Calibri Light"/>
          <w:lang w:val="en-US"/>
        </w:rPr>
        <w:t xml:space="preserve">Our mediation analysis revealed a substantial </w:t>
      </w:r>
      <w:r w:rsidR="000B27EB" w:rsidRPr="00551CFF">
        <w:rPr>
          <w:rFonts w:ascii="Calibri Light" w:hAnsi="Calibri Light" w:cs="Calibri Light"/>
          <w:lang w:val="en-US"/>
        </w:rPr>
        <w:t>portion of salience's influence on choice occurs independently of measured gaze patterns</w:t>
      </w:r>
      <w:r w:rsidR="000B27EB" w:rsidRPr="00551CFF" w:rsidDel="000B27EB">
        <w:rPr>
          <w:rFonts w:ascii="Calibri Light" w:hAnsi="Calibri Light" w:cs="Calibri Light"/>
          <w:lang w:val="en-US"/>
        </w:rPr>
        <w:t xml:space="preserve"> </w:t>
      </w:r>
      <w:r w:rsidRPr="00551CFF">
        <w:rPr>
          <w:rFonts w:ascii="Calibri Light" w:hAnsi="Calibri Light" w:cs="Calibri Light"/>
          <w:lang w:val="en-US"/>
        </w:rPr>
        <w:t xml:space="preserve">(Fig. 2D). </w:t>
      </w:r>
      <w:r w:rsidR="000B27EB" w:rsidRPr="00551CFF">
        <w:rPr>
          <w:rFonts w:ascii="Calibri Light" w:hAnsi="Calibri Light" w:cs="Calibri Light"/>
          <w:lang w:val="en-US"/>
        </w:rPr>
        <w:t>This raises the question of what cognitive mechanism underlies this gaze-independent effect.</w:t>
      </w:r>
    </w:p>
    <w:p w14:paraId="3F799230" w14:textId="77777777" w:rsidR="000D204D" w:rsidRPr="00551CFF" w:rsidRDefault="000D204D" w:rsidP="001B7B92">
      <w:pPr>
        <w:jc w:val="both"/>
        <w:rPr>
          <w:rFonts w:ascii="Calibri Light" w:hAnsi="Calibri Light" w:cs="Calibri Light"/>
          <w:lang w:val="en-US"/>
        </w:rPr>
      </w:pPr>
    </w:p>
    <w:p w14:paraId="35EA034B" w14:textId="374F2982" w:rsidR="000D204D" w:rsidRPr="00551CFF" w:rsidRDefault="000D204D" w:rsidP="001B7B92">
      <w:pPr>
        <w:jc w:val="both"/>
        <w:rPr>
          <w:rFonts w:ascii="Calibri Light" w:hAnsi="Calibri Light" w:cs="Calibri Light"/>
          <w:lang w:val="en-US"/>
        </w:rPr>
      </w:pPr>
      <w:bookmarkStart w:id="73" w:name="_Hlk199795826"/>
      <w:r w:rsidRPr="00551CFF">
        <w:rPr>
          <w:rFonts w:ascii="Calibri Light" w:hAnsi="Calibri Light" w:cs="Calibri Light"/>
          <w:lang w:val="en-US"/>
        </w:rPr>
        <w:t>One hypothesis is that visual salience might directly bias the brain's internal representation of the magnitudes associated with gains and losses. This aligns with growing evidence suggesting that economic choices are sensitive to how numerical magnitudes are perceived and neurally encoded, potentially involving biases or noise in these representations</w:t>
      </w:r>
      <w:r w:rsidR="00006690" w:rsidRPr="00551CFF">
        <w:rPr>
          <w:rFonts w:ascii="Calibri Light" w:hAnsi="Calibri Light" w:cs="Calibri Light"/>
          <w:lang w:val="en-US"/>
        </w:rPr>
        <w:fldChar w:fldCharType="begin"/>
      </w:r>
      <w:r w:rsidR="008B090F" w:rsidRPr="00551CFF">
        <w:rPr>
          <w:rFonts w:ascii="Calibri Light" w:hAnsi="Calibri Light" w:cs="Calibri Light"/>
          <w:lang w:val="en-US"/>
        </w:rPr>
        <w:instrText xml:space="preserve"> ADDIN ZOTERO_ITEM CSL_CITATION {"citationID":"71Z1vSuF","properties":{"formattedCitation":"\\super 9\\nosupersub{}","plainCitation":"9","noteIndex":0},"citationItems":[{"id":27,"uris":["http://zotero.org/users/16527361/items/CM9S52XB"],"itemData":{"id":27,"type":"article-journal","container-title":"bioRxiv","note":"publisher: Cold Spring Harbor Laboratory","page":"2025–01","source":"Google Scholar","title":"Risk preferences causally rely on parietal magnitude representations: Evidence from combined TMS-fMRI","title-short":"Risk preferences causally rely on parietal magnitude representations","author":[{"family":"Hollander","given":"Gilles","non-dropping-particle":"de"},{"family":"Moisa","given":"Marius"},{"family":"Ruff","given":"Christian C."}],"issued":{"date-parts":[["2025"]]}}}],"schema":"https://github.com/citation-style-language/schema/raw/master/csl-citation.json"} </w:instrText>
      </w:r>
      <w:r w:rsidR="00006690" w:rsidRPr="00551CFF">
        <w:rPr>
          <w:rFonts w:ascii="Calibri Light" w:hAnsi="Calibri Light" w:cs="Calibri Light"/>
          <w:lang w:val="en-US"/>
        </w:rPr>
        <w:fldChar w:fldCharType="separate"/>
      </w:r>
      <w:r w:rsidR="008B090F" w:rsidRPr="00551CFF">
        <w:rPr>
          <w:rFonts w:ascii="Calibri Light" w:hAnsi="Calibri Light" w:cs="Calibri Light"/>
          <w:kern w:val="0"/>
          <w:vertAlign w:val="superscript"/>
        </w:rPr>
        <w:t>9</w:t>
      </w:r>
      <w:r w:rsidR="00006690" w:rsidRPr="00551CFF">
        <w:rPr>
          <w:rFonts w:ascii="Calibri Light" w:hAnsi="Calibri Light" w:cs="Calibri Light"/>
          <w:lang w:val="en-US"/>
        </w:rPr>
        <w:fldChar w:fldCharType="end"/>
      </w:r>
      <w:r w:rsidRPr="00551CFF">
        <w:rPr>
          <w:rFonts w:ascii="Calibri Light" w:hAnsi="Calibri Light" w:cs="Calibri Light"/>
          <w:lang w:val="en-US"/>
        </w:rPr>
        <w:t>. Therefore, we explored whether visual salience could be one factor that directly modulates these internal magnitude representations</w:t>
      </w:r>
      <w:ins w:id="74" w:author="Simone D'Ambrogio" w:date="2025-04-29T18:11:00Z">
        <w:r w:rsidR="000B27EB" w:rsidRPr="00551CFF">
          <w:rPr>
            <w:rFonts w:ascii="Calibri Light" w:hAnsi="Calibri Light" w:cs="Calibri Light"/>
            <w:lang w:val="en-US"/>
          </w:rPr>
          <w:t xml:space="preserve"> </w:t>
        </w:r>
        <w:r w:rsidR="00297CF3" w:rsidRPr="00551CFF">
          <w:rPr>
            <w:rFonts w:ascii="Calibri Light" w:hAnsi="Calibri Light" w:cs="Calibri Light"/>
            <w:lang w:val="en-US"/>
          </w:rPr>
          <w:t>before gaze influences the deliberation process</w:t>
        </w:r>
      </w:ins>
      <w:r w:rsidRPr="00551CFF">
        <w:rPr>
          <w:rFonts w:ascii="Calibri Light" w:hAnsi="Calibri Light" w:cs="Calibri Light"/>
          <w:lang w:val="en-US"/>
        </w:rPr>
        <w:t>.</w:t>
      </w:r>
    </w:p>
    <w:p w14:paraId="6D8D3580" w14:textId="77777777" w:rsidR="000D204D" w:rsidRPr="00551CFF" w:rsidRDefault="000D204D" w:rsidP="001B7B92">
      <w:pPr>
        <w:jc w:val="both"/>
        <w:rPr>
          <w:rFonts w:ascii="Calibri Light" w:hAnsi="Calibri Light" w:cs="Calibri Light"/>
          <w:lang w:val="en-US"/>
        </w:rPr>
      </w:pPr>
    </w:p>
    <w:p w14:paraId="6BDB7DF2" w14:textId="00315D77" w:rsidR="00297CF3" w:rsidRPr="00551CFF" w:rsidRDefault="000D204D" w:rsidP="001B7B92">
      <w:pPr>
        <w:jc w:val="both"/>
        <w:rPr>
          <w:ins w:id="75" w:author="Simone D'Ambrogio" w:date="2025-04-29T18:14:00Z"/>
          <w:rFonts w:ascii="Calibri Light" w:hAnsi="Calibri Light" w:cs="Calibri Light"/>
          <w:lang w:val="en-US"/>
        </w:rPr>
      </w:pPr>
      <w:r w:rsidRPr="00551CFF">
        <w:rPr>
          <w:rFonts w:ascii="Calibri Light" w:hAnsi="Calibri Light" w:cs="Calibri Light"/>
          <w:lang w:val="en-US"/>
        </w:rPr>
        <w:t xml:space="preserve">To test this, we employed a computational modeling approach </w:t>
      </w:r>
      <w:r w:rsidR="00297CF3" w:rsidRPr="00551CFF">
        <w:rPr>
          <w:rFonts w:ascii="Calibri Light" w:hAnsi="Calibri Light" w:cs="Calibri Light"/>
          <w:lang w:val="en-US"/>
        </w:rPr>
        <w:t>that simulates the decision process directly from the visual input</w:t>
      </w:r>
      <w:r w:rsidRPr="00551CFF">
        <w:rPr>
          <w:rFonts w:ascii="Calibri Light" w:hAnsi="Calibri Light" w:cs="Calibri Light"/>
          <w:lang w:val="en-US"/>
        </w:rPr>
        <w:t xml:space="preserve"> (Fig. 4A). Specifically, we adapted the Visual Accumulator Model (VAM) framework</w:t>
      </w:r>
      <w:r w:rsidR="00A4420E" w:rsidRPr="00551CFF">
        <w:rPr>
          <w:rFonts w:ascii="Calibri Light" w:hAnsi="Calibri Light" w:cs="Calibri Light"/>
          <w:lang w:val="en-US"/>
        </w:rPr>
        <w:fldChar w:fldCharType="begin"/>
      </w:r>
      <w:r w:rsidR="008B090F" w:rsidRPr="00551CFF">
        <w:rPr>
          <w:rFonts w:ascii="Calibri Light" w:hAnsi="Calibri Light" w:cs="Calibri Light"/>
          <w:lang w:val="en-US"/>
        </w:rPr>
        <w:instrText xml:space="preserve"> ADDIN ZOTERO_ITEM CSL_CITATION {"citationID":"74PGHaZh","properties":{"formattedCitation":"\\super 10\\nosupersub{}","plainCitation":"10","noteIndex":0},"citationItems":[{"id":31,"uris":["http://zotero.org/users/16527361/items/JPK256YF"],"itemData":{"id":31,"type":"article-journal","abstract":"Evidence accumulation models (EAMs) are the dominant framework for modeling response time (RT) data from speeded decision-making tasks. While providing a good quantitative description of RT data in terms of abstract perceptual representations, EAMs do not explain how the visual system extracts these representations in the first place. To address this limitation, we introduce the visual accumulator model (VAM), in which convolutional neural network models of visual processing and traditional EAMs are jointly fitted to trial-level RTs and raw (pixel-space) visual stimuli from individual subjects in a unified Bayesian framework. Models fitted to large-scale cognitive training data from a stylized flanker task captured individual differences in congruency effects, RTs, and accuracy. We find evidence that the selection of task-relevant information occurs through the orthogonalization of relevant and irrelevant representations, demonstrating how our framework can be used to relate visual representations to behavioral outputs. Together, our work provides a probabilistic framework for both constraining neural network models of vision with behavioral data and studying how the visual system extracts representations that guide decisions.","container-title":"eLife","DOI":"10.7554/eLife.98351.2","language":"en","note":"publisher: eLife Sciences Publications Limited","source":"elifesciences.org","title":"An image-computable model of speeded decision-making","URL":"https://elifesciences.org/reviewed-preprints/98351","volume":"13","author":[{"family":"Jaffe","given":"Paul I."},{"family":"Santiago-Reyes","given":"Gustavo X."},{"family":"Schafer","given":"Robert J."},{"family":"Bissett","given":"Patrick G."},{"family":"Poldrack","given":"Russell A."}],"accessed":{"date-parts":[["2025",4,25]]},"issued":{"date-parts":[["2025",1,29]]}}}],"schema":"https://github.com/citation-style-language/schema/raw/master/csl-citation.json"} </w:instrText>
      </w:r>
      <w:r w:rsidR="00A4420E" w:rsidRPr="00551CFF">
        <w:rPr>
          <w:rFonts w:ascii="Calibri Light" w:hAnsi="Calibri Light" w:cs="Calibri Light"/>
          <w:lang w:val="en-US"/>
        </w:rPr>
        <w:fldChar w:fldCharType="separate"/>
      </w:r>
      <w:r w:rsidR="008B090F" w:rsidRPr="00551CFF">
        <w:rPr>
          <w:rFonts w:ascii="Calibri Light" w:hAnsi="Calibri Light" w:cs="Calibri Light"/>
          <w:kern w:val="0"/>
          <w:vertAlign w:val="superscript"/>
        </w:rPr>
        <w:t>10</w:t>
      </w:r>
      <w:r w:rsidR="00A4420E" w:rsidRPr="00551CFF">
        <w:rPr>
          <w:rFonts w:ascii="Calibri Light" w:hAnsi="Calibri Light" w:cs="Calibri Light"/>
          <w:lang w:val="en-US"/>
        </w:rPr>
        <w:fldChar w:fldCharType="end"/>
      </w:r>
      <w:r w:rsidR="00006690" w:rsidRPr="00551CFF">
        <w:rPr>
          <w:rFonts w:ascii="Calibri Light" w:hAnsi="Calibri Light" w:cs="Calibri Light"/>
          <w:lang w:val="en-US"/>
        </w:rPr>
        <w:t>,</w:t>
      </w:r>
      <w:r w:rsidRPr="00551CFF">
        <w:rPr>
          <w:rFonts w:ascii="Calibri Light" w:hAnsi="Calibri Light" w:cs="Calibri Light"/>
          <w:lang w:val="en-US"/>
        </w:rPr>
        <w:t xml:space="preserve"> which uses a Convolutional Neural Network (CNN) to </w:t>
      </w:r>
      <w:r w:rsidRPr="00BD1523">
        <w:rPr>
          <w:rFonts w:ascii="Calibri Light" w:hAnsi="Calibri Light" w:cs="Calibri Light"/>
          <w:highlight w:val="yellow"/>
          <w:lang w:val="en-US"/>
        </w:rPr>
        <w:t>extract decision-relevant features directly from raw pixel input</w:t>
      </w:r>
      <w:r w:rsidRPr="00551CFF">
        <w:rPr>
          <w:rFonts w:ascii="Calibri Light" w:hAnsi="Calibri Light" w:cs="Calibri Light"/>
          <w:lang w:val="en-US"/>
        </w:rPr>
        <w:t>, passing these features as drift rates to a Linear Ballistic Accumulator (LBA) model. To account for attentional effects, we modified this framework by incorporating gaze-dependent discounting of the evidence derived from the CNN output, conceptually similar to the Gaze-weighted Linear Accumulator Model (GLAM)</w:t>
      </w:r>
      <w:r w:rsidR="00A4420E" w:rsidRPr="00551CFF">
        <w:rPr>
          <w:rFonts w:ascii="Calibri Light" w:hAnsi="Calibri Light" w:cs="Calibri Light"/>
          <w:lang w:val="en-US"/>
        </w:rPr>
        <w:fldChar w:fldCharType="begin"/>
      </w:r>
      <w:r w:rsidR="008B090F" w:rsidRPr="00551CFF">
        <w:rPr>
          <w:rFonts w:ascii="Calibri Light" w:hAnsi="Calibri Light" w:cs="Calibri Light"/>
          <w:lang w:val="en-US"/>
        </w:rPr>
        <w:instrText xml:space="preserve"> ADDIN ZOTERO_ITEM CSL_CITATION {"citationID":"FplSpXCq","properties":{"formattedCitation":"\\super 11\\nosupersub{}","plainCitation":"11","noteIndex":0},"citationItems":[{"id":29,"uris":["http://zotero.org/users/16527361/items/NBYLXSTM"],"itemData":{"id":29,"type":"article-journal","abstract":"Recent empirical findings have indicated that gaze allocation plays a crucial role in simple decision behaviour. Many of these findings point towards an influence of gaze allocation onto the speed of evidence accumulation in an accumulation-to-bound decision process (resulting in generally higher choice probabilities for items that have been looked at longer). Further, researchers have shown that the strength of the association between gaze and choice behaviour is highly variable between individuals, encouraging future work to study this association on the individual level. However, few decision models exist that enable a straightforward characterization of the gaze-choice association at the individual level, due to the high cost of developing and implementing them. The model space is particularly scarce for choice sets with more than two choice alternatives. Here, we present GLAMbox, a Python-based toolbox that is built upon PyMC3 and allows the easy application of the gaze-weighted linear accumulator model (GLAM) to experimental choice data. The GLAM assumes gaze-dependent evidence accumulation in a linear stochastic race that extends to decision scenarios with many choice alternatives. GLAMbox enables Bayesian parameter estimation of the GLAM for individual, pooled or hierarchical models, provides an easy-to-use interface to predict choice behaviour and visualize choice data, and benefits from all of PyMC3’s Bayesian statistical modeling functionality. Further documentation, resources and the toolbox itself are available at https://glambox.readthedocs.io.","container-title":"PLOS ONE","DOI":"10.1371/journal.pone.0226428","ISSN":"1932-6203","issue":"12","journalAbbreviation":"PLOS ONE","language":"en","note":"publisher: Public Library of Science","page":"e0226428","source":"PLoS Journals","title":"GLAMbox: A Python toolbox for investigating the association between gaze allocation and decision behaviour","title-short":"GLAMbox","volume":"14","author":[{"family":"Molter","given":"Felix"},{"family":"Thomas","given":"Armin W."},{"family":"Heekeren","given":"Hauke R."},{"family":"Mohr","given":"Peter N. C."}],"issued":{"date-parts":[["2019",12,16]]}}}],"schema":"https://github.com/citation-style-language/schema/raw/master/csl-citation.json"} </w:instrText>
      </w:r>
      <w:r w:rsidR="00A4420E" w:rsidRPr="00551CFF">
        <w:rPr>
          <w:rFonts w:ascii="Calibri Light" w:hAnsi="Calibri Light" w:cs="Calibri Light"/>
          <w:lang w:val="en-US"/>
        </w:rPr>
        <w:fldChar w:fldCharType="separate"/>
      </w:r>
      <w:r w:rsidR="008B090F" w:rsidRPr="00551CFF">
        <w:rPr>
          <w:rFonts w:ascii="Calibri Light" w:hAnsi="Calibri Light" w:cs="Calibri Light"/>
          <w:kern w:val="0"/>
          <w:vertAlign w:val="superscript"/>
        </w:rPr>
        <w:t>11</w:t>
      </w:r>
      <w:r w:rsidR="00A4420E" w:rsidRPr="00551CFF">
        <w:rPr>
          <w:rFonts w:ascii="Calibri Light" w:hAnsi="Calibri Light" w:cs="Calibri Light"/>
          <w:lang w:val="en-US"/>
        </w:rPr>
        <w:fldChar w:fldCharType="end"/>
      </w:r>
      <w:r w:rsidR="00A4420E" w:rsidRPr="00551CFF">
        <w:rPr>
          <w:rFonts w:ascii="Calibri Light" w:hAnsi="Calibri Light" w:cs="Calibri Light"/>
          <w:lang w:val="en-US"/>
        </w:rPr>
        <w:t xml:space="preserve">, </w:t>
      </w:r>
      <w:r w:rsidRPr="00551CFF">
        <w:rPr>
          <w:rFonts w:ascii="Calibri Light" w:hAnsi="Calibri Light" w:cs="Calibri Light"/>
          <w:lang w:val="en-US"/>
        </w:rPr>
        <w:t>where the effective drift rate depends on the gaze proportion towards an item and a fitted gaze-bias parameter</w:t>
      </w:r>
      <w:r w:rsidR="00A4420E" w:rsidRPr="00551CFF">
        <w:rPr>
          <w:rFonts w:ascii="Calibri Light" w:hAnsi="Calibri Light" w:cs="Calibri Light"/>
          <w:lang w:val="en-US"/>
        </w:rPr>
        <w:t xml:space="preserve"> </w:t>
      </w:r>
      <w:r w:rsidR="007D228C" w:rsidRPr="00551CFF">
        <w:rPr>
          <w:rFonts w:ascii="Calibri Light" w:hAnsi="Calibri Light" w:cs="Calibri Light"/>
          <w:lang w:val="en-US"/>
        </w:rPr>
        <w:t>γ</w:t>
      </w:r>
      <w:r w:rsidRPr="00551CFF">
        <w:rPr>
          <w:rFonts w:ascii="Calibri Light" w:hAnsi="Calibri Light" w:cs="Calibri Light"/>
          <w:lang w:val="en-US"/>
        </w:rPr>
        <w:t xml:space="preserve">. </w:t>
      </w:r>
      <w:r w:rsidR="00297CF3" w:rsidRPr="00551CFF">
        <w:rPr>
          <w:rFonts w:ascii="Calibri Light" w:hAnsi="Calibri Light" w:cs="Calibri Light"/>
          <w:lang w:val="en-US"/>
        </w:rPr>
        <w:t xml:space="preserve">In other words, this model has two key components. First, a visual processing module (a Convolutional Neural Network, or CNN) that act like an artificial visual system. It takes the raw pixels of the gamble image as input and learns to extract decision-relevant features, similar to how the human brain processes visual scenes to identify numbers and their visual properties (like brightness or font size, reference …). Second, a gaze-modulated accumulation module (based on the Linear Ballistic Accumulator, LBA)  that simulates the process of accumulating evidence for accepting or rejecting the gamble over time. Crucially, the rate of evidence accumulation is influenced by the features extracted by the CNN and by the participant's measured gaze patterns (specifically, evidence from the non-attended option is discounted, similar to established gaze-weighted accumulator models like </w:t>
      </w:r>
      <w:r w:rsidR="00333B2F" w:rsidRPr="00551CFF">
        <w:rPr>
          <w:rFonts w:ascii="Calibri Light" w:hAnsi="Calibri Light" w:cs="Calibri Light"/>
          <w:lang w:val="en-US"/>
        </w:rPr>
        <w:t xml:space="preserve">aDDM or </w:t>
      </w:r>
      <w:r w:rsidR="00297CF3" w:rsidRPr="00551CFF">
        <w:rPr>
          <w:rFonts w:ascii="Calibri Light" w:hAnsi="Calibri Light" w:cs="Calibri Light"/>
          <w:lang w:val="en-US"/>
        </w:rPr>
        <w:t>GLAM).</w:t>
      </w:r>
    </w:p>
    <w:p w14:paraId="3DBFDBE1" w14:textId="77777777" w:rsidR="00297CF3" w:rsidRPr="00551CFF" w:rsidRDefault="00297CF3" w:rsidP="001B7B92">
      <w:pPr>
        <w:jc w:val="both"/>
        <w:rPr>
          <w:ins w:id="76" w:author="Simone D'Ambrogio" w:date="2025-04-29T18:14:00Z"/>
          <w:rFonts w:ascii="Calibri Light" w:hAnsi="Calibri Light" w:cs="Calibri Light"/>
          <w:lang w:val="en-US"/>
        </w:rPr>
      </w:pPr>
    </w:p>
    <w:p w14:paraId="0DE8DD19" w14:textId="7411636B" w:rsidR="006B3998" w:rsidRPr="00551CFF" w:rsidRDefault="000D204D" w:rsidP="001B7B92">
      <w:pPr>
        <w:jc w:val="both"/>
        <w:rPr>
          <w:ins w:id="77" w:author="Simone D'Ambrogio" w:date="2025-04-29T18:15:00Z"/>
          <w:rFonts w:ascii="Calibri Light" w:hAnsi="Calibri Light" w:cs="Calibri Light"/>
          <w:lang w:val="en-US"/>
        </w:rPr>
      </w:pPr>
      <w:r w:rsidRPr="00551CFF">
        <w:rPr>
          <w:rFonts w:ascii="Calibri Light" w:hAnsi="Calibri Light" w:cs="Calibri Light"/>
          <w:lang w:val="en-US"/>
        </w:rPr>
        <w:t xml:space="preserve">We </w:t>
      </w:r>
      <w:r w:rsidR="006B3998" w:rsidRPr="00551CFF">
        <w:rPr>
          <w:rFonts w:ascii="Calibri Light" w:hAnsi="Calibri Light" w:cs="Calibri Light"/>
          <w:lang w:val="en-US"/>
        </w:rPr>
        <w:t xml:space="preserve">trained separate VAMs for the brightness and font-size experiments, fitting them to participants' choices and reaction times. </w:t>
      </w:r>
      <w:r w:rsidR="006B3998" w:rsidRPr="001B7B92">
        <w:rPr>
          <w:rFonts w:ascii="Calibri Light" w:hAnsi="Calibri Light" w:cs="Calibri Light"/>
          <w:highlight w:val="yellow"/>
          <w:lang w:val="en-US"/>
        </w:rPr>
        <w:t>The power of this approach is that, once trained, we can examine the model's internal representation to understand how it processes the visual information. Specifically, we looked at the information represented within the CNN just before it feeds into the final evidence accumulation stage</w:t>
      </w:r>
      <w:r w:rsidR="006B3998" w:rsidRPr="00551CFF">
        <w:rPr>
          <w:rFonts w:ascii="Calibri Light" w:hAnsi="Calibri Light" w:cs="Calibri Light"/>
          <w:lang w:val="en-US"/>
        </w:rPr>
        <w:t>. This provides insight into the model's internal representation of the gamble's value, prior to the gaze-dependent modulation.</w:t>
      </w:r>
    </w:p>
    <w:p w14:paraId="3A5B7C15" w14:textId="77777777" w:rsidR="000D204D" w:rsidRPr="00551CFF" w:rsidRDefault="000D204D" w:rsidP="001B7B92">
      <w:pPr>
        <w:jc w:val="both"/>
        <w:rPr>
          <w:ins w:id="78" w:author="Simone D'Ambrogio" w:date="2025-04-29T18:17:00Z"/>
          <w:rFonts w:ascii="Calibri Light" w:hAnsi="Calibri Light" w:cs="Calibri Light"/>
          <w:lang w:val="en-US"/>
        </w:rPr>
      </w:pPr>
    </w:p>
    <w:p w14:paraId="2D06E9C0" w14:textId="29DAA336" w:rsidR="006B3998" w:rsidRPr="00551CFF" w:rsidRDefault="006B3998" w:rsidP="001B7B92">
      <w:pPr>
        <w:jc w:val="both"/>
        <w:rPr>
          <w:rFonts w:ascii="Calibri Light" w:hAnsi="Calibri Light" w:cs="Calibri Light"/>
          <w:lang w:val="en-US"/>
        </w:rPr>
      </w:pPr>
      <w:r w:rsidRPr="00551CFF">
        <w:rPr>
          <w:rFonts w:ascii="Calibri Light" w:hAnsi="Calibri Light" w:cs="Calibri Light"/>
          <w:lang w:val="en-US"/>
        </w:rPr>
        <w:t>We found that the best-fitting gaze-bias parameter γ in the accumulation module was less than 1 for both brightness (γ = 0.73) and font-size (γ = 0.73) experiments. This confirms that the model captured the attentional discounting effect, where participants down-weighted information they were not looking at, consistent with the gaze-mediated pathway identified earlier.</w:t>
      </w:r>
    </w:p>
    <w:p w14:paraId="4A264608" w14:textId="77777777" w:rsidR="006B3998" w:rsidRPr="00551CFF" w:rsidRDefault="006B3998" w:rsidP="001B7B92">
      <w:pPr>
        <w:jc w:val="both"/>
        <w:rPr>
          <w:rFonts w:ascii="Calibri Light" w:hAnsi="Calibri Light" w:cs="Calibri Light"/>
          <w:lang w:val="en-US"/>
        </w:rPr>
      </w:pPr>
    </w:p>
    <w:p w14:paraId="62B3F74F" w14:textId="77777777" w:rsidR="000D204D" w:rsidRPr="00551CFF" w:rsidRDefault="000D204D" w:rsidP="001B7B92">
      <w:pPr>
        <w:jc w:val="both"/>
        <w:rPr>
          <w:rFonts w:ascii="Calibri Light" w:hAnsi="Calibri Light" w:cs="Calibri Light"/>
          <w:lang w:val="en-US"/>
        </w:rPr>
      </w:pPr>
      <w:r w:rsidRPr="00551CFF">
        <w:rPr>
          <w:rFonts w:ascii="Calibri Light" w:hAnsi="Calibri Light" w:cs="Calibri Light"/>
          <w:lang w:val="en-US"/>
        </w:rPr>
        <w:t xml:space="preserve">To probe the internal value representations learned by the model, we extracted the activations from the penultimate layer of the trained CNN (i.e., the input to the final drift-rate mapping layer) for each trial. This layer was chosen because, analogous to higher stages in cortical </w:t>
      </w:r>
      <w:r w:rsidRPr="00551CFF">
        <w:rPr>
          <w:rFonts w:ascii="Calibri Light" w:hAnsi="Calibri Light" w:cs="Calibri Light"/>
          <w:lang w:val="en-US"/>
        </w:rPr>
        <w:lastRenderedPageBreak/>
        <w:t xml:space="preserve">processing hierarchies, it is expected to contain the most abstract, integrated representation of task-relevant variables before the final output transformation. </w:t>
      </w:r>
    </w:p>
    <w:p w14:paraId="2D238F0E" w14:textId="77777777" w:rsidR="000D204D" w:rsidRPr="00551CFF" w:rsidRDefault="000D204D" w:rsidP="001B7B92">
      <w:pPr>
        <w:jc w:val="both"/>
        <w:rPr>
          <w:rFonts w:ascii="Calibri Light" w:hAnsi="Calibri Light" w:cs="Calibri Light"/>
          <w:lang w:val="en-US"/>
        </w:rPr>
      </w:pPr>
    </w:p>
    <w:p w14:paraId="4833E181" w14:textId="018F56EF" w:rsidR="000D204D" w:rsidRPr="00551CFF" w:rsidRDefault="000D204D" w:rsidP="001B7B92">
      <w:pPr>
        <w:jc w:val="both"/>
        <w:rPr>
          <w:rFonts w:ascii="Calibri Light" w:hAnsi="Calibri Light" w:cs="Calibri Light"/>
          <w:lang w:val="en-US"/>
        </w:rPr>
      </w:pPr>
      <w:commentRangeStart w:id="79"/>
      <w:r w:rsidRPr="00551CFF">
        <w:rPr>
          <w:rFonts w:ascii="Calibri Light" w:hAnsi="Calibri Light" w:cs="Calibri Light"/>
          <w:lang w:val="en-US"/>
        </w:rPr>
        <w:t>We applied Principal Component Analysis (PCA)</w:t>
      </w:r>
      <w:commentRangeEnd w:id="79"/>
      <w:r w:rsidR="00852F78">
        <w:rPr>
          <w:rStyle w:val="af0"/>
        </w:rPr>
        <w:commentReference w:id="79"/>
      </w:r>
      <w:r w:rsidRPr="00551CFF">
        <w:rPr>
          <w:rFonts w:ascii="Calibri Light" w:hAnsi="Calibri Light" w:cs="Calibri Light"/>
          <w:lang w:val="en-US"/>
        </w:rPr>
        <w:t xml:space="preserve"> to these high-dimensional activations to identify the principal dimensions along which the network's internal state varied across trials. This analysis revealed that the first principal component (PC1), capturing the largest proportion of variance, strongly correlated with the objective value difference between the gain and loss options (</w:t>
      </w:r>
      <w:r w:rsidR="00344A43" w:rsidRPr="00551CFF">
        <w:rPr>
          <w:rFonts w:ascii="Calibri Light" w:hAnsi="Calibri Light" w:cs="Calibri Light"/>
          <w:lang w:val="en-US"/>
        </w:rPr>
        <w:t xml:space="preserve">brightness </w:t>
      </w:r>
      <w:r w:rsidRPr="00551CFF">
        <w:rPr>
          <w:rFonts w:ascii="Calibri Light" w:hAnsi="Calibri Light" w:cs="Calibri Light"/>
          <w:lang w:val="en-US"/>
        </w:rPr>
        <w:t xml:space="preserve">r = </w:t>
      </w:r>
      <w:r w:rsidR="006B3998" w:rsidRPr="00551CFF">
        <w:rPr>
          <w:rFonts w:ascii="Calibri Light" w:hAnsi="Calibri Light" w:cs="Calibri Light"/>
          <w:lang w:val="en-US"/>
        </w:rPr>
        <w:t>…, p &lt; 0.001</w:t>
      </w:r>
      <w:r w:rsidR="00344A43" w:rsidRPr="00551CFF">
        <w:rPr>
          <w:rFonts w:ascii="Calibri Light" w:hAnsi="Calibri Light" w:cs="Calibri Light"/>
          <w:lang w:val="en-US"/>
        </w:rPr>
        <w:t>, font-size r = …, p &lt; 0.001</w:t>
      </w:r>
      <w:r w:rsidRPr="00551CFF">
        <w:rPr>
          <w:rFonts w:ascii="Calibri Light" w:hAnsi="Calibri Light" w:cs="Calibri Light"/>
          <w:lang w:val="en-US"/>
        </w:rPr>
        <w:t>)</w:t>
      </w:r>
      <w:r w:rsidR="006B3998" w:rsidRPr="00551CFF">
        <w:rPr>
          <w:rFonts w:ascii="Calibri Light" w:hAnsi="Calibri Light" w:cs="Calibri Light"/>
          <w:lang w:val="en-US"/>
        </w:rPr>
        <w:t>, suggesting it captures the model's internal assessment of the gamble's overall value.</w:t>
      </w:r>
    </w:p>
    <w:p w14:paraId="095EEE67" w14:textId="77777777" w:rsidR="000D204D" w:rsidRPr="00551CFF" w:rsidRDefault="000D204D" w:rsidP="001B7B92">
      <w:pPr>
        <w:jc w:val="both"/>
        <w:rPr>
          <w:rFonts w:ascii="Calibri Light" w:hAnsi="Calibri Light" w:cs="Calibri Light"/>
          <w:lang w:val="en-US"/>
        </w:rPr>
      </w:pPr>
    </w:p>
    <w:p w14:paraId="734840B1" w14:textId="77777777" w:rsidR="00D828C3" w:rsidRPr="00551CFF" w:rsidRDefault="00D828C3" w:rsidP="001B7B92">
      <w:pPr>
        <w:jc w:val="both"/>
        <w:rPr>
          <w:rFonts w:ascii="Calibri Light" w:hAnsi="Calibri Light" w:cs="Calibri Light"/>
          <w:lang w:val="en-US"/>
        </w:rPr>
      </w:pPr>
      <w:r w:rsidRPr="00551CFF">
        <w:rPr>
          <w:rFonts w:ascii="Calibri Light" w:hAnsi="Calibri Light" w:cs="Calibri Light"/>
          <w:lang w:val="en-US"/>
        </w:rPr>
        <w:t xml:space="preserve">Most importantly, we examined how this internal value representation (PC1 score) was affected by salience (Fig. 4B). For any given objective value difference, the PC1 score was systematically </w:t>
      </w:r>
      <w:r w:rsidRPr="00E40900">
        <w:rPr>
          <w:rFonts w:ascii="Calibri Light" w:hAnsi="Calibri Light" w:cs="Calibri Light"/>
          <w:highlight w:val="yellow"/>
          <w:lang w:val="en-US"/>
        </w:rPr>
        <w:t>higher</w:t>
      </w:r>
      <w:r w:rsidRPr="00551CFF">
        <w:rPr>
          <w:rFonts w:ascii="Calibri Light" w:hAnsi="Calibri Light" w:cs="Calibri Light"/>
          <w:lang w:val="en-US"/>
        </w:rPr>
        <w:t xml:space="preserve"> when the gain was salient compared to when the loss was salient. This pattern held for both the brightness (Fig. 4B left) and font-size (Fig. 4B right) conditions.</w:t>
      </w:r>
    </w:p>
    <w:p w14:paraId="35E6AC5B" w14:textId="77777777" w:rsidR="00D828C3" w:rsidRPr="00551CFF" w:rsidRDefault="00D828C3" w:rsidP="001B7B92">
      <w:pPr>
        <w:jc w:val="both"/>
        <w:rPr>
          <w:rFonts w:ascii="Calibri Light" w:hAnsi="Calibri Light" w:cs="Calibri Light"/>
          <w:lang w:val="en-US"/>
        </w:rPr>
      </w:pPr>
    </w:p>
    <w:p w14:paraId="62583C87" w14:textId="5CC3B17B" w:rsidR="0095039C" w:rsidRPr="00551CFF" w:rsidRDefault="00D828C3" w:rsidP="001B7B92">
      <w:pPr>
        <w:jc w:val="both"/>
        <w:rPr>
          <w:rFonts w:ascii="Calibri Light" w:hAnsi="Calibri Light" w:cs="Calibri Light"/>
          <w:lang w:val="en-US"/>
        </w:rPr>
      </w:pPr>
      <w:r w:rsidRPr="00551CFF">
        <w:rPr>
          <w:rFonts w:ascii="Calibri Light" w:hAnsi="Calibri Light" w:cs="Calibri Light"/>
          <w:lang w:val="en-US"/>
        </w:rPr>
        <w:t xml:space="preserve">This finding provides computational evidence supporting the hypothesis that visual salience directly modulates the internal representation of value within the visual processing stage itself (as captured by PC1). Crucially, this modulation occurs before the influence of gaze (captured by the parameter </w:t>
      </w:r>
      <w:r w:rsidR="008E1AA8" w:rsidRPr="00551CFF">
        <w:rPr>
          <w:rFonts w:ascii="Calibri Light" w:hAnsi="Calibri Light" w:cs="Calibri Light"/>
          <w:lang w:val="en-US"/>
        </w:rPr>
        <w:t xml:space="preserve">γ </w:t>
      </w:r>
      <w:r w:rsidRPr="00551CFF">
        <w:rPr>
          <w:rFonts w:ascii="Calibri Light" w:hAnsi="Calibri Light" w:cs="Calibri Light"/>
          <w:lang w:val="en-US"/>
        </w:rPr>
        <w:t>in the accumulation stage) takes effect. It suggests that the gaze-independent pathway (ADE) identified in the mediation analysis may operate</w:t>
      </w:r>
      <w:r w:rsidR="008E1AA8" w:rsidRPr="00551CFF">
        <w:rPr>
          <w:rFonts w:ascii="Calibri Light" w:hAnsi="Calibri Light" w:cs="Calibri Light"/>
          <w:lang w:val="en-US"/>
        </w:rPr>
        <w:t xml:space="preserve"> (Fig. 3B)</w:t>
      </w:r>
      <w:r w:rsidRPr="00551CFF">
        <w:rPr>
          <w:rFonts w:ascii="Calibri Light" w:hAnsi="Calibri Light" w:cs="Calibri Light"/>
          <w:lang w:val="en-US"/>
        </w:rPr>
        <w:t xml:space="preserve">, at least in part, by altering how the brain encodes the subjective magnitude of potential gains and losses based on their visual presentation, over and above </w:t>
      </w:r>
      <w:r w:rsidR="008E1AA8" w:rsidRPr="00551CFF">
        <w:rPr>
          <w:rFonts w:ascii="Calibri Light" w:hAnsi="Calibri Light" w:cs="Calibri Light"/>
          <w:lang w:val="en-US"/>
        </w:rPr>
        <w:t>the</w:t>
      </w:r>
      <w:r w:rsidRPr="00551CFF">
        <w:rPr>
          <w:rFonts w:ascii="Calibri Light" w:hAnsi="Calibri Light" w:cs="Calibri Light"/>
          <w:lang w:val="en-US"/>
        </w:rPr>
        <w:t xml:space="preserve"> effect of attentional allocation. This offers a deeper mechanistic insight into how seemingly irrelevant visual features can </w:t>
      </w:r>
      <w:r w:rsidR="007F4487" w:rsidRPr="00551CFF">
        <w:rPr>
          <w:rFonts w:ascii="Calibri Light" w:hAnsi="Calibri Light" w:cs="Calibri Light"/>
          <w:lang w:val="en-US"/>
        </w:rPr>
        <w:t xml:space="preserve">alter </w:t>
      </w:r>
      <w:r w:rsidRPr="00551CFF">
        <w:rPr>
          <w:rFonts w:ascii="Calibri Light" w:hAnsi="Calibri Light" w:cs="Calibri Light"/>
          <w:lang w:val="en-US"/>
        </w:rPr>
        <w:t xml:space="preserve">the valuation process itself, biasing choices beyond their influence </w:t>
      </w:r>
      <w:commentRangeStart w:id="80"/>
      <w:r w:rsidRPr="00551CFF">
        <w:rPr>
          <w:rFonts w:ascii="Calibri Light" w:hAnsi="Calibri Light" w:cs="Calibri Light"/>
          <w:lang w:val="en-US"/>
        </w:rPr>
        <w:t>on overt attention.</w:t>
      </w:r>
      <w:commentRangeEnd w:id="80"/>
      <w:r w:rsidR="00E40900">
        <w:rPr>
          <w:rStyle w:val="af0"/>
        </w:rPr>
        <w:commentReference w:id="80"/>
      </w:r>
    </w:p>
    <w:bookmarkEnd w:id="73"/>
    <w:p w14:paraId="5A7C99DE" w14:textId="77777777" w:rsidR="0095039C" w:rsidRPr="00551CFF" w:rsidRDefault="0095039C" w:rsidP="001B7B92">
      <w:pPr>
        <w:jc w:val="both"/>
        <w:rPr>
          <w:rFonts w:ascii="Calibri Light" w:hAnsi="Calibri Light" w:cs="Calibri Light"/>
          <w:lang w:val="en-US"/>
        </w:rPr>
      </w:pPr>
      <w:r w:rsidRPr="00551CFF">
        <w:rPr>
          <w:rFonts w:ascii="Calibri Light" w:hAnsi="Calibri Light" w:cs="Calibri Light"/>
          <w:lang w:val="en-US"/>
        </w:rPr>
        <w:br w:type="page"/>
      </w:r>
    </w:p>
    <w:p w14:paraId="05EC6F70" w14:textId="77777777"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lastRenderedPageBreak/>
        <w:t>METHODS</w:t>
      </w:r>
    </w:p>
    <w:p w14:paraId="5A7BC63F" w14:textId="77777777" w:rsidR="007665B6" w:rsidRPr="00551CFF" w:rsidRDefault="007665B6" w:rsidP="001B7B92">
      <w:pPr>
        <w:jc w:val="both"/>
        <w:rPr>
          <w:rFonts w:ascii="Calibri Light" w:hAnsi="Calibri Light" w:cs="Calibri Light"/>
          <w:lang w:val="en-US"/>
        </w:rPr>
      </w:pPr>
    </w:p>
    <w:p w14:paraId="59713F51" w14:textId="77777777"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Participants. We analyzed data from 132 participants (67 females; 18–80 y old, M±SD=48.03±17.60) for the brightness experiment, and from 125 participants (70 females, 54 males, 1 non-identified; 18–74 y old, M±SD=45.13±15.25) for the font-size experiment, for a total of 257 participants (137 females, 119 males, 1 non-identified; 18–80 y old, M±SD=46.63±16.53). All participants provided informed consent before the start of the experiment. All participants had normal or corrected-to-normal vision.</w:t>
      </w:r>
    </w:p>
    <w:p w14:paraId="6896FDDC" w14:textId="77777777" w:rsidR="007665B6" w:rsidRPr="00551CFF" w:rsidRDefault="007665B6" w:rsidP="001B7B92">
      <w:pPr>
        <w:jc w:val="both"/>
        <w:rPr>
          <w:rFonts w:ascii="Calibri Light" w:hAnsi="Calibri Light" w:cs="Calibri Light"/>
          <w:lang w:val="en-US"/>
        </w:rPr>
      </w:pPr>
    </w:p>
    <w:p w14:paraId="0395CF4C" w14:textId="7D77B232"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 xml:space="preserve">Procedure. In the gambling task, participants decided whether to accept or reject gambles of equal chance of winning and losing money on a computer (Fig. 1A). We used the </w:t>
      </w:r>
      <w:r w:rsidR="00F22C3B" w:rsidRPr="00551CFF">
        <w:rPr>
          <w:rFonts w:ascii="Calibri Light" w:hAnsi="Calibri Light" w:cs="Calibri Light"/>
          <w:lang w:val="en-US"/>
        </w:rPr>
        <w:t>JavaScript</w:t>
      </w:r>
      <w:r w:rsidRPr="00551CFF">
        <w:rPr>
          <w:rFonts w:ascii="Calibri Light" w:hAnsi="Calibri Light" w:cs="Calibri Light"/>
          <w:lang w:val="en-US"/>
        </w:rPr>
        <w:t xml:space="preserve"> library jsPsych to code the task, and Prolific to recruit participants. Each trial started with a 2 </w:t>
      </w:r>
      <w:r w:rsidRPr="00551CFF">
        <w:rPr>
          <w:rFonts w:ascii="Cambria Math" w:hAnsi="Cambria Math" w:cs="Cambria Math"/>
          <w:lang w:val="en-US"/>
        </w:rPr>
        <w:t>∼</w:t>
      </w:r>
      <w:r w:rsidRPr="00551CFF">
        <w:rPr>
          <w:rFonts w:ascii="Calibri Light" w:hAnsi="Calibri Light" w:cs="Calibri Light"/>
          <w:lang w:val="en-US"/>
        </w:rPr>
        <w:t xml:space="preserve"> 4 seconds gaze fixation period, followed by a gamble with the amounts of potential gain and loss displayed on the left and right hand side of the screen. In 50% of the trials the potential gain was salient, while in the remaining 50% the potential loss was salient. We used two types of salience manipulation, brightness and font-size. In the brightness manipulation, the salient attribute was brighter than the not salient, while in the font-size manipulation, the salient attribute was bigger than the not salient. Participants were given unlimited time to make the decision by pressing one of two keys. The gambles were not immediately resolved </w:t>
      </w:r>
      <w:r w:rsidR="00F22C3B" w:rsidRPr="00551CFF">
        <w:rPr>
          <w:rFonts w:ascii="Calibri Light" w:hAnsi="Calibri Light" w:cs="Calibri Light"/>
          <w:lang w:val="en-US"/>
        </w:rPr>
        <w:t>post decision</w:t>
      </w:r>
      <w:r w:rsidRPr="00551CFF">
        <w:rPr>
          <w:rFonts w:ascii="Calibri Light" w:hAnsi="Calibri Light" w:cs="Calibri Light"/>
          <w:lang w:val="en-US"/>
        </w:rPr>
        <w:t>. The amounts of potential gain and loss ranged from $3 to $9, with $1 increment. Each resulting unique gamble pair was presented twice, once in which the potential gain was salient and once in which the potential loss was salient, for a total of 98 trials. The presentation order of the trials was randomized across participants. Participants received a fixed endowment of $4 for their participation. Moreover, they had an additional dollar to their disposal, and they were instructed that at the end of the experiment, one trial (out of 98) would be randomly selected and a payment would be made according to their actual decision. If the selected gamble was rejected, participants were left with the original $4 + $1. If the gamble was accepted and they won it, the amount of gain was divided by 10 and added to the tally. If instead they lost, the amount of loss was divided by 10 and subtracted from it. Thus, decisions directly impacted payments, making the task incentive-compatible.</w:t>
      </w:r>
    </w:p>
    <w:p w14:paraId="253E3914" w14:textId="77777777" w:rsidR="007665B6" w:rsidRPr="00551CFF" w:rsidRDefault="007665B6" w:rsidP="001B7B92">
      <w:pPr>
        <w:jc w:val="both"/>
        <w:rPr>
          <w:rFonts w:ascii="Calibri Light" w:hAnsi="Calibri Light" w:cs="Calibri Light"/>
          <w:lang w:val="en-US"/>
        </w:rPr>
      </w:pPr>
    </w:p>
    <w:p w14:paraId="5F207D05" w14:textId="211CEC72"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 xml:space="preserve">Online Eye Tracking Using Web Cameras. We recorded gaze fixations using WebGazer.js, a </w:t>
      </w:r>
      <w:r w:rsidR="00F22C3B" w:rsidRPr="00551CFF">
        <w:rPr>
          <w:rFonts w:ascii="Calibri Light" w:hAnsi="Calibri Light" w:cs="Calibri Light"/>
          <w:lang w:val="en-US"/>
        </w:rPr>
        <w:t>JavaScript</w:t>
      </w:r>
      <w:r w:rsidRPr="00551CFF">
        <w:rPr>
          <w:rFonts w:ascii="Calibri Light" w:hAnsi="Calibri Light" w:cs="Calibri Light"/>
          <w:lang w:val="en-US"/>
        </w:rPr>
        <w:t xml:space="preserve"> library that uses common webcams to infer eye-gaze locations in real time. WebGazer.js runs entirely in the client browser, and only the coordinates of the gaze position were transmitted and saved on our online server. For the software to predict the gaze position on the screen, a thirteen-points calibration-validation scheme was used. Subjects had three chances to achieve a 70% accuracy. After the third attempt, the gambling task started regardless of the validation outcome. After 24, 48 and 72 trials, the gamble task was designed to stop to allow participants to rest their eyes. After each break, participants repeated the calibration and validation procedure only once, and they went on with the task regardless of the validation accuracy.</w:t>
      </w:r>
    </w:p>
    <w:p w14:paraId="7C6910F7" w14:textId="77777777" w:rsidR="007665B6" w:rsidRPr="00551CFF" w:rsidRDefault="007665B6" w:rsidP="001B7B92">
      <w:pPr>
        <w:jc w:val="both"/>
        <w:rPr>
          <w:rFonts w:ascii="Calibri Light" w:hAnsi="Calibri Light" w:cs="Calibri Light"/>
          <w:lang w:val="en-US"/>
        </w:rPr>
      </w:pPr>
    </w:p>
    <w:p w14:paraId="65BCC000" w14:textId="77777777"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 xml:space="preserve">Preprocessing of Webcam-Based Gaze Position Data. A total of 335 subjects participated in one of the two experimental conditions. Each participant completed 98 trials, thus we collected a total of 32830 trials. We used four exclusion criterions to ensure good data quality. First, we removed all trials whose response time was lower than 300 ms (1.4% trials). Second, we removed all trials in which the sampling rate was less than 8Hz (19% trials). Third, whenever </w:t>
      </w:r>
      <w:r w:rsidRPr="00551CFF">
        <w:rPr>
          <w:rFonts w:ascii="Calibri Light" w:hAnsi="Calibri Light" w:cs="Calibri Light"/>
          <w:lang w:val="en-US"/>
        </w:rPr>
        <w:lastRenderedPageBreak/>
        <w:t>WebGazer does not classify the eyes from the webcam input, it returns a NA rather than an x and y coordinate. We removed all trials in which the NAs were more than 50% of the total number of samples (0.6% trials). Lastly, we defined two regions of interest (ROIs), one for each attribute. We discarded all trials with a summed fixation time outside of the ROIs greater than 80% of the total decision time (28.8% trials). These exclusion criteria led us to a final sample of 257 participants, with an average number of trials of 59.7 ± 27.3 (mean ± standard deviation).</w:t>
      </w:r>
    </w:p>
    <w:p w14:paraId="151EABFA" w14:textId="77777777"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For the survived trials, we linearly interpolated missing data and denoised gaze positions using a 300-ms-long median filter.</w:t>
      </w:r>
    </w:p>
    <w:p w14:paraId="54B83F7B" w14:textId="77777777" w:rsidR="007665B6" w:rsidRPr="00551CFF" w:rsidRDefault="007665B6" w:rsidP="001B7B92">
      <w:pPr>
        <w:jc w:val="both"/>
        <w:rPr>
          <w:rFonts w:ascii="Calibri Light" w:hAnsi="Calibri Light" w:cs="Calibri Light"/>
          <w:lang w:val="en-US"/>
        </w:rPr>
      </w:pPr>
    </w:p>
    <w:p w14:paraId="3B682B39" w14:textId="45A6E2F5"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Regression and mediation analyses. We used the R package brms</w:t>
      </w:r>
      <w:r w:rsidR="00F22C3B" w:rsidRPr="00551CFF">
        <w:rPr>
          <w:rFonts w:ascii="Calibri Light" w:hAnsi="Calibri Light" w:cs="Calibri Light"/>
          <w:lang w:val="en-US"/>
        </w:rPr>
        <w:fldChar w:fldCharType="begin"/>
      </w:r>
      <w:r w:rsidR="00F22C3B" w:rsidRPr="00551CFF">
        <w:rPr>
          <w:rFonts w:ascii="Calibri Light" w:hAnsi="Calibri Light" w:cs="Calibri Light"/>
          <w:lang w:val="en-US"/>
        </w:rPr>
        <w:instrText xml:space="preserve"> ADDIN ZOTERO_ITEM CSL_CITATION {"citationID":"yu7HPnL9","properties":{"formattedCitation":"\\super 12\\nosupersub{}","plainCitation":"12","noteIndex":0},"citationItems":[{"id":50,"uris":["http://zotero.org/users/16527361/items/YLSVDJ9P"],"itemData":{"id":50,"type":"article-journal","abstract":"The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Software","DOI":"10.18637/jss.v080.i01","ISSN":"1548-7660","language":"en","license":"Copyright (c) 2017 Paul-Christian Bürkner","page":"1-28","source":"www.jstatsoft.org","title":"brms: An R Package for Bayesian Multilevel Models Using Stan","title-short":"brms","volume":"80","author":[{"family":"Bürkner","given":"Paul-Christian"}],"issued":{"date-parts":[["2017",8,29]]}}}],"schema":"https://github.com/citation-style-language/schema/raw/master/csl-citation.json"} </w:instrText>
      </w:r>
      <w:r w:rsidR="00F22C3B" w:rsidRPr="00551CFF">
        <w:rPr>
          <w:rFonts w:ascii="Calibri Light" w:hAnsi="Calibri Light" w:cs="Calibri Light"/>
          <w:lang w:val="en-US"/>
        </w:rPr>
        <w:fldChar w:fldCharType="separate"/>
      </w:r>
      <w:r w:rsidR="00F22C3B" w:rsidRPr="00551CFF">
        <w:rPr>
          <w:rFonts w:ascii="Calibri Light" w:hAnsi="Calibri Light" w:cs="Calibri Light"/>
          <w:kern w:val="0"/>
          <w:vertAlign w:val="superscript"/>
        </w:rPr>
        <w:t>12</w:t>
      </w:r>
      <w:r w:rsidR="00F22C3B" w:rsidRPr="00551CFF">
        <w:rPr>
          <w:rFonts w:ascii="Calibri Light" w:hAnsi="Calibri Light" w:cs="Calibri Light"/>
          <w:lang w:val="en-US"/>
        </w:rPr>
        <w:fldChar w:fldCharType="end"/>
      </w:r>
      <w:r w:rsidRPr="00551CFF">
        <w:rPr>
          <w:rFonts w:ascii="Calibri Light" w:hAnsi="Calibri Light" w:cs="Calibri Light"/>
          <w:lang w:val="en-US"/>
        </w:rPr>
        <w:t xml:space="preserve"> to perform all Bayesian multilevel regression models. For the causal mediation analysis, we specified a Bayesian multilevel mediation model to examine the extent to which the effect of salience on choice was mediated by gaze allocation. The model consisted of two simultaneous equations. The first equation modeled the mediator, the z-scored proportion of gaze to the loss attribut</w:t>
      </w:r>
      <w:r w:rsidR="00F22C3B" w:rsidRPr="00551CFF">
        <w:rPr>
          <w:rFonts w:ascii="Calibri Light" w:hAnsi="Calibri Light" w:cs="Calibri Light"/>
          <w:lang w:val="en-US"/>
        </w:rPr>
        <w:t>e</w:t>
      </w:r>
      <w:r w:rsidRPr="00551CFF">
        <w:rPr>
          <w:rFonts w:ascii="Calibri Light" w:hAnsi="Calibri Light" w:cs="Calibri Light"/>
          <w:lang w:val="en-US"/>
        </w:rPr>
        <w:t>, as a function of an interaction between the salience manipulation (loss salient vs. gain salient) and salience type (brightness vs. font-size), as well as z-scored gain and loss magnitudes. This model included random intercepts and random slopes for all fixed effects by participant. The second equation modeled the outcome variable, choice (accept/reject), using a Bernoulli distribution with a logit link function. Predictors for choice included the interaction between salience and salience</w:t>
      </w:r>
      <w:r w:rsidR="00812F66" w:rsidRPr="00551CFF">
        <w:rPr>
          <w:rFonts w:ascii="Calibri Light" w:hAnsi="Calibri Light" w:cs="Calibri Light"/>
          <w:lang w:val="en-US"/>
        </w:rPr>
        <w:t xml:space="preserve"> </w:t>
      </w:r>
      <w:r w:rsidRPr="00551CFF">
        <w:rPr>
          <w:rFonts w:ascii="Calibri Light" w:hAnsi="Calibri Light" w:cs="Calibri Light"/>
          <w:lang w:val="en-US"/>
        </w:rPr>
        <w:t xml:space="preserve">type, the mediator </w:t>
      </w:r>
      <w:r w:rsidR="00CE659A" w:rsidRPr="00551CFF">
        <w:rPr>
          <w:rFonts w:ascii="Calibri Light" w:hAnsi="Calibri Light" w:cs="Calibri Light"/>
          <w:lang w:val="en-US"/>
        </w:rPr>
        <w:t>proportion of gaze to the loss attribute</w:t>
      </w:r>
      <w:r w:rsidRPr="00551CFF">
        <w:rPr>
          <w:rFonts w:ascii="Calibri Light" w:hAnsi="Calibri Light" w:cs="Calibri Light"/>
          <w:lang w:val="en-US"/>
        </w:rPr>
        <w:t>, and z-scored gain and loss magnitudes. This model also included random intercepts and random slopes for all fixed effects by participant. Models were run with 4 chains, each for 20,000 iterations, with the first 10,000 iterations discarded as warmup, and an adapt_delta</w:t>
      </w:r>
      <w:r w:rsidR="00CE659A" w:rsidRPr="00551CFF">
        <w:rPr>
          <w:rFonts w:ascii="Calibri Light" w:hAnsi="Calibri Light" w:cs="Calibri Light"/>
          <w:lang w:val="en-US"/>
        </w:rPr>
        <w:t xml:space="preserve"> parameter</w:t>
      </w:r>
      <w:r w:rsidRPr="00551CFF">
        <w:rPr>
          <w:rFonts w:ascii="Calibri Light" w:hAnsi="Calibri Light" w:cs="Calibri Light"/>
          <w:lang w:val="en-US"/>
        </w:rPr>
        <w:t xml:space="preserve"> of 0.95 to ensure good sampling.</w:t>
      </w:r>
    </w:p>
    <w:p w14:paraId="264F05DF" w14:textId="77777777" w:rsidR="007665B6" w:rsidRPr="00551CFF" w:rsidRDefault="007665B6" w:rsidP="001B7B92">
      <w:pPr>
        <w:jc w:val="both"/>
        <w:rPr>
          <w:rFonts w:ascii="Calibri Light" w:hAnsi="Calibri Light" w:cs="Calibri Light"/>
          <w:lang w:val="en-US"/>
        </w:rPr>
      </w:pPr>
    </w:p>
    <w:p w14:paraId="40A0FF86" w14:textId="77777777"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Computational Modeling. To investigate the mechanisms by which salience influences choice, we employed a Visual Accumulator Model (VAM) adapted from Jaffe et al. (2020). This model (illustrated in Fig. 4A) integrates a visual processing module with a decision module to simulate choices and reaction times directly from raw pixel-level image inputs.</w:t>
      </w:r>
    </w:p>
    <w:p w14:paraId="7B778467" w14:textId="77777777" w:rsidR="007665B6" w:rsidRPr="00551CFF" w:rsidRDefault="007665B6" w:rsidP="001B7B92">
      <w:pPr>
        <w:jc w:val="both"/>
        <w:rPr>
          <w:rFonts w:ascii="Calibri Light" w:hAnsi="Calibri Light" w:cs="Calibri Light"/>
          <w:lang w:val="en-US"/>
        </w:rPr>
      </w:pPr>
    </w:p>
    <w:p w14:paraId="563D9C82" w14:textId="5235B6A5" w:rsidR="007665B6" w:rsidRPr="00551CFF" w:rsidRDefault="000E112F" w:rsidP="001B7B92">
      <w:pPr>
        <w:jc w:val="both"/>
        <w:rPr>
          <w:rFonts w:ascii="Calibri Light" w:hAnsi="Calibri Light" w:cs="Calibri Light"/>
          <w:lang w:val="en-US"/>
        </w:rPr>
      </w:pPr>
      <w:r w:rsidRPr="00551CFF">
        <w:rPr>
          <w:rFonts w:ascii="Calibri Light" w:hAnsi="Calibri Light" w:cs="Calibri Light"/>
          <w:lang w:val="en-US"/>
        </w:rPr>
        <w:t xml:space="preserve">The visual processing module was a Convolutional Neural Network (CNN). The CNN architecture consisted of six convolutional layers with 64, 64, 128, 128, 128, and 256 features respectively, followed by one fully-connected layer with 1024 units. This network culminated in an output layer that produced two mean drift rates for the decision module, corresponding to the 'accept' and 'reject' options of the gamble. </w:t>
      </w:r>
      <w:r w:rsidR="00CF143A" w:rsidRPr="00551CFF">
        <w:rPr>
          <w:rFonts w:ascii="Calibri Light" w:hAnsi="Calibri Light" w:cs="Calibri Light"/>
          <w:lang w:val="en-US"/>
        </w:rPr>
        <w:t>To enhance robustness and prevent overfitting to specific pixel configurations, the training dataset was expanded through data augmentation, creating five variations of each original stimulus image. This augmentation involved randomly displacing each numerical attribute (gain and loss) within a circular region and applying a random rotation (between -15 and +15 degrees) to each. To potentially leverage pre-existing visual feature extractors, the initial convolutional layers of the CNN was be initialized with weights from a VGG16 model</w:t>
      </w:r>
      <w:r w:rsidR="00CF143A" w:rsidRPr="00551CFF">
        <w:rPr>
          <w:rFonts w:ascii="Calibri Light" w:hAnsi="Calibri Light" w:cs="Calibri Light"/>
          <w:lang w:val="en-US"/>
        </w:rPr>
        <w:fldChar w:fldCharType="begin"/>
      </w:r>
      <w:r w:rsidR="00CF143A" w:rsidRPr="00551CFF">
        <w:rPr>
          <w:rFonts w:ascii="Calibri Light" w:hAnsi="Calibri Light" w:cs="Calibri Light"/>
          <w:lang w:val="en-US"/>
        </w:rPr>
        <w:instrText xml:space="preserve"> ADDIN ZOTERO_ITEM CSL_CITATION {"citationID":"jKTAVASZ","properties":{"formattedCitation":"\\super 13\\nosupersub{}","plainCitation":"13","noteIndex":0},"citationItems":[{"id":54,"uris":["http://zotero.org/users/16527361/items/RVYNAJUP"],"itemData":{"id":54,"type":"article","abstract":"In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[cs]","number":"arXiv:1409.1556","publisher":"arXiv","source":"arXiv.org","title":"Very Deep Convolutional Networks for Large-Scale Image Recognition","URL":"http://arxiv.org/abs/1409.1556","author":[{"family":"Simonyan","given":"Karen"},{"family":"Zisserman","given":"Andrew"}],"accessed":{"date-parts":[["2025",5,13]]},"issued":{"date-parts":[["2015",4,10]]}}}],"schema":"https://github.com/citation-style-language/schema/raw/master/csl-citation.json"} </w:instrText>
      </w:r>
      <w:r w:rsidR="00CF143A" w:rsidRPr="00551CFF">
        <w:rPr>
          <w:rFonts w:ascii="Calibri Light" w:hAnsi="Calibri Light" w:cs="Calibri Light"/>
          <w:lang w:val="en-US"/>
        </w:rPr>
        <w:fldChar w:fldCharType="separate"/>
      </w:r>
      <w:r w:rsidR="00CF143A" w:rsidRPr="00551CFF">
        <w:rPr>
          <w:rFonts w:ascii="Calibri Light" w:hAnsi="Calibri Light" w:cs="Calibri Light"/>
          <w:kern w:val="0"/>
          <w:vertAlign w:val="superscript"/>
        </w:rPr>
        <w:t>13</w:t>
      </w:r>
      <w:r w:rsidR="00CF143A" w:rsidRPr="00551CFF">
        <w:rPr>
          <w:rFonts w:ascii="Calibri Light" w:hAnsi="Calibri Light" w:cs="Calibri Light"/>
          <w:lang w:val="en-US"/>
        </w:rPr>
        <w:fldChar w:fldCharType="end"/>
      </w:r>
      <w:r w:rsidR="00CF143A" w:rsidRPr="00551CFF">
        <w:rPr>
          <w:rFonts w:ascii="Calibri Light" w:hAnsi="Calibri Light" w:cs="Calibri Light"/>
          <w:lang w:val="en-US"/>
        </w:rPr>
        <w:t xml:space="preserve"> pre-trained on ImageNet</w:t>
      </w:r>
      <w:r w:rsidR="00CF143A" w:rsidRPr="00551CFF">
        <w:rPr>
          <w:rFonts w:ascii="Calibri Light" w:hAnsi="Calibri Light" w:cs="Calibri Light"/>
          <w:lang w:val="en-US"/>
        </w:rPr>
        <w:fldChar w:fldCharType="begin"/>
      </w:r>
      <w:r w:rsidR="00CF143A" w:rsidRPr="00551CFF">
        <w:rPr>
          <w:rFonts w:ascii="Calibri Light" w:hAnsi="Calibri Light" w:cs="Calibri Light"/>
          <w:lang w:val="en-US"/>
        </w:rPr>
        <w:instrText xml:space="preserve"> ADDIN ZOTERO_ITEM CSL_CITATION {"citationID":"8MzhzLC5","properties":{"formattedCitation":"\\super 14\\nosupersub{}","plainCitation":"14","noteIndex":0},"citationItems":[{"id":52,"uris":["http://zotero.org/users/16527361/items/ICSX67J6"],"itemData":{"id":52,"type":"paper-conference","abstract":"The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beyond.","container-title":"2009 IEEE Conference on Computer Vision and Pattern Recognition","DOI":"10.1109/CVPR.2009.5206848","event-title":"2009 IEEE Conference on Computer Vision and Pattern Recognition","note":"ISSN: 1063-6919","page":"248-255","source":"IEEE Xplore","title":"ImageNet: A large-scale hierarchical image database","title-short":"ImageNet","URL":"https://ieeexplore.ieee.org/document/5206848","author":[{"family":"Deng","given":"Jia"},{"family":"Dong","given":"Wei"},{"family":"Socher","given":"Richard"},{"family":"Li","given":"Li-Jia"},{"family":"Li","given":"Kai"},{"family":"Fei-Fei","given":"Li"}],"accessed":{"date-parts":[["2025",5,13]]},"issued":{"date-parts":[["2009",6]]}}}],"schema":"https://github.com/citation-style-language/schema/raw/master/csl-citation.json"} </w:instrText>
      </w:r>
      <w:r w:rsidR="00CF143A" w:rsidRPr="00551CFF">
        <w:rPr>
          <w:rFonts w:ascii="Calibri Light" w:hAnsi="Calibri Light" w:cs="Calibri Light"/>
          <w:lang w:val="en-US"/>
        </w:rPr>
        <w:fldChar w:fldCharType="separate"/>
      </w:r>
      <w:r w:rsidR="00CF143A" w:rsidRPr="00551CFF">
        <w:rPr>
          <w:rFonts w:ascii="Calibri Light" w:hAnsi="Calibri Light" w:cs="Calibri Light"/>
          <w:kern w:val="0"/>
          <w:vertAlign w:val="superscript"/>
        </w:rPr>
        <w:t>14</w:t>
      </w:r>
      <w:r w:rsidR="00CF143A" w:rsidRPr="00551CFF">
        <w:rPr>
          <w:rFonts w:ascii="Calibri Light" w:hAnsi="Calibri Light" w:cs="Calibri Light"/>
          <w:lang w:val="en-US"/>
        </w:rPr>
        <w:fldChar w:fldCharType="end"/>
      </w:r>
      <w:r w:rsidR="00CF143A" w:rsidRPr="00551CFF">
        <w:rPr>
          <w:rFonts w:ascii="Calibri Light" w:hAnsi="Calibri Light" w:cs="Calibri Light"/>
          <w:lang w:val="en-US"/>
        </w:rPr>
        <w:t>, with these weights being fine-tuned during training.</w:t>
      </w:r>
    </w:p>
    <w:p w14:paraId="63211D7A" w14:textId="77777777" w:rsidR="00CF143A" w:rsidRPr="00551CFF" w:rsidRDefault="00CF143A" w:rsidP="001B7B92">
      <w:pPr>
        <w:jc w:val="both"/>
        <w:rPr>
          <w:rFonts w:ascii="Calibri Light" w:hAnsi="Calibri Light" w:cs="Calibri Light"/>
        </w:rPr>
      </w:pPr>
    </w:p>
    <w:p w14:paraId="14AA0796" w14:textId="4979B256" w:rsidR="007665B6" w:rsidRPr="00551CFF" w:rsidRDefault="007665B6" w:rsidP="001B7B92">
      <w:pPr>
        <w:jc w:val="both"/>
        <w:rPr>
          <w:rFonts w:ascii="Calibri Light" w:hAnsi="Calibri Light" w:cs="Calibri Light"/>
          <w:lang w:val="en-US"/>
        </w:rPr>
      </w:pPr>
      <w:r w:rsidRPr="00551CFF">
        <w:rPr>
          <w:rFonts w:ascii="Calibri Light" w:hAnsi="Calibri Light" w:cs="Calibri Light"/>
          <w:lang w:val="en-US"/>
        </w:rPr>
        <w:t>The decision module was a Linear Ballistic Accumulator (LBA) model</w:t>
      </w:r>
      <w:r w:rsidR="00204419" w:rsidRPr="00551CFF">
        <w:rPr>
          <w:rFonts w:ascii="Calibri Light" w:hAnsi="Calibri Light" w:cs="Calibri Light"/>
          <w:lang w:val="en-US"/>
        </w:rPr>
        <w:fldChar w:fldCharType="begin"/>
      </w:r>
      <w:r w:rsidR="00204419" w:rsidRPr="00551CFF">
        <w:rPr>
          <w:rFonts w:ascii="Calibri Light" w:hAnsi="Calibri Light" w:cs="Calibri Light"/>
          <w:lang w:val="en-US"/>
        </w:rPr>
        <w:instrText xml:space="preserve"> ADDIN ZOTERO_ITEM CSL_CITATION {"citationID":"2Ipd4TEN","properties":{"formattedCitation":"\\super 15\\nosupersub{}","plainCitation":"15","noteIndex":0},"citationItems":[{"id":57,"uris":["http://zotero.org/users/16527361/items/F5UZ6I2D"],"itemData":{"id":57,"type":"article-journal","abstract":"We propose a linear ballistic accumulator (LBA) model of decision making and reaction time. The LBA is simpler than other models of choice response time, with independent accumulators that race towards a common response threshold. Activity in the accumulators increases in a linear and deterministic manner. The simplicity of the model allows complete analytic solutions for choices between any number of alternatives. These solutions (and freely-available computer code) make the model easy to apply to both binary and multiple choice situations. Using data from five previously published experiments, we demonstrate that the LBA model successfully accommodates empirical phenomena from binary and multiple choice tasks that have proven difficult for other theoretical accounts. Our results are encouraging in a field beset by the tradeoff between complexity and completeness.","container-title":"Cognitive Psychology","DOI":"10.1016/j.cogpsych.2007.12.002","ISSN":"1095-5623","issue":"3","journalAbbreviation":"Cogn Psychol","language":"eng","note":"PMID: 18243170","page":"153-178","source":"PubMed","title":"The simplest complete model of choice response time: linear ballistic accumulation","title-short":"The simplest complete model of choice response time","volume":"57","author":[{"family":"Brown","given":"Scott D."},{"family":"Heathcote","given":"Andrew"}],"issued":{"date-parts":[["2008",11]]}}}],"schema":"https://github.com/citation-style-language/schema/raw/master/csl-citation.json"} </w:instrText>
      </w:r>
      <w:r w:rsidR="00204419" w:rsidRPr="00551CFF">
        <w:rPr>
          <w:rFonts w:ascii="Calibri Light" w:hAnsi="Calibri Light" w:cs="Calibri Light"/>
          <w:lang w:val="en-US"/>
        </w:rPr>
        <w:fldChar w:fldCharType="separate"/>
      </w:r>
      <w:r w:rsidR="00204419" w:rsidRPr="00551CFF">
        <w:rPr>
          <w:rFonts w:ascii="Calibri Light" w:hAnsi="Calibri Light" w:cs="Calibri Light"/>
          <w:kern w:val="0"/>
          <w:vertAlign w:val="superscript"/>
        </w:rPr>
        <w:t>15</w:t>
      </w:r>
      <w:r w:rsidR="00204419" w:rsidRPr="00551CFF">
        <w:rPr>
          <w:rFonts w:ascii="Calibri Light" w:hAnsi="Calibri Light" w:cs="Calibri Light"/>
          <w:lang w:val="en-US"/>
        </w:rPr>
        <w:fldChar w:fldCharType="end"/>
      </w:r>
      <w:r w:rsidRPr="00551CFF">
        <w:rPr>
          <w:rFonts w:ascii="Calibri Light" w:hAnsi="Calibri Light" w:cs="Calibri Light"/>
          <w:lang w:val="en-US"/>
        </w:rPr>
        <w:t xml:space="preserve"> with two accumulators. The LBA component was characterized by parameters for non-decision time</w:t>
      </w:r>
      <w:r w:rsidR="00204419" w:rsidRPr="00551CFF">
        <w:rPr>
          <w:rFonts w:ascii="Calibri Light" w:hAnsi="Calibri Light" w:cs="Calibri Light"/>
          <w:lang w:val="en-US"/>
        </w:rPr>
        <w:t xml:space="preserve"> </w:t>
      </w:r>
      <m:oMath>
        <m:r>
          <w:rPr>
            <w:rFonts w:ascii="Cambria Math" w:hAnsi="Cambria Math" w:cs="Calibri Light"/>
            <w:lang w:val="en-US"/>
          </w:rPr>
          <m:t>t</m:t>
        </m:r>
        <m:r>
          <m:rPr>
            <m:sty m:val="p"/>
          </m:rPr>
          <w:rPr>
            <w:rFonts w:ascii="Cambria Math" w:hAnsi="Cambria Math" w:cs="Calibri Light"/>
            <w:lang w:val="en-US"/>
          </w:rPr>
          <m:t>0</m:t>
        </m:r>
      </m:oMath>
      <w:r w:rsidRPr="00551CFF">
        <w:rPr>
          <w:rFonts w:ascii="Calibri Light" w:hAnsi="Calibri Light" w:cs="Calibri Light"/>
          <w:lang w:val="en-US"/>
        </w:rPr>
        <w:t>, threshold-related component</w:t>
      </w:r>
      <w:r w:rsidR="00204419" w:rsidRPr="00551CFF">
        <w:rPr>
          <w:rFonts w:ascii="Calibri Light" w:hAnsi="Calibri Light" w:cs="Calibri Light"/>
          <w:lang w:val="en-US"/>
        </w:rPr>
        <w:t xml:space="preserve"> </w:t>
      </w:r>
      <m:oMath>
        <m:r>
          <w:rPr>
            <w:rFonts w:ascii="Cambria Math" w:hAnsi="Cambria Math" w:cs="Calibri Light"/>
            <w:lang w:val="en-US"/>
          </w:rPr>
          <m:t>c</m:t>
        </m:r>
      </m:oMath>
      <w:r w:rsidRPr="00551CFF">
        <w:rPr>
          <w:rFonts w:ascii="Calibri Light" w:hAnsi="Calibri Light" w:cs="Calibri Light"/>
          <w:lang w:val="en-US"/>
        </w:rPr>
        <w:t>, and the upper bound of the uniform distribution for starting point variability</w:t>
      </w:r>
      <w:r w:rsidR="00204419" w:rsidRPr="00551CFF">
        <w:rPr>
          <w:rFonts w:ascii="Calibri Light" w:hAnsi="Calibri Light" w:cs="Calibri Light"/>
          <w:lang w:val="en-US"/>
        </w:rPr>
        <w:t xml:space="preserve"> </w:t>
      </w:r>
      <m:oMath>
        <m:r>
          <w:rPr>
            <w:rFonts w:ascii="Cambria Math" w:hAnsi="Cambria Math" w:cs="Calibri Light"/>
            <w:lang w:val="en-US"/>
          </w:rPr>
          <m:t>a</m:t>
        </m:r>
      </m:oMath>
      <w:r w:rsidRPr="00551CFF">
        <w:rPr>
          <w:rFonts w:ascii="Calibri Light" w:hAnsi="Calibri Light" w:cs="Calibri Light"/>
          <w:lang w:val="en-US"/>
        </w:rPr>
        <w:t xml:space="preserve">, where the decision threshold </w:t>
      </w:r>
      <m:oMath>
        <m:r>
          <w:rPr>
            <w:rFonts w:ascii="Cambria Math" w:hAnsi="Cambria Math" w:cs="Calibri Light"/>
            <w:lang w:val="en-US"/>
          </w:rPr>
          <m:t>b</m:t>
        </m:r>
      </m:oMath>
      <w:r w:rsidRPr="00551CFF">
        <w:rPr>
          <w:rFonts w:ascii="Calibri Light" w:hAnsi="Calibri Light" w:cs="Calibri Light"/>
          <w:lang w:val="en-US"/>
        </w:rPr>
        <w:t xml:space="preserve"> is defined as</w:t>
      </w:r>
      <w:r w:rsidR="00204419" w:rsidRPr="00551CFF">
        <w:rPr>
          <w:rFonts w:ascii="Calibri Light" w:hAnsi="Calibri Light" w:cs="Calibri Light"/>
          <w:lang w:val="en-US"/>
        </w:rPr>
        <w:t xml:space="preserve"> </w:t>
      </w:r>
      <m:oMath>
        <m:r>
          <w:rPr>
            <w:rFonts w:ascii="Cambria Math" w:hAnsi="Cambria Math" w:cs="Calibri Light"/>
            <w:lang w:val="en-US"/>
          </w:rPr>
          <m:t>b</m:t>
        </m:r>
        <m:r>
          <m:rPr>
            <m:sty m:val="p"/>
          </m:rPr>
          <w:rPr>
            <w:rFonts w:ascii="Cambria Math" w:hAnsi="Cambria Math" w:cs="Calibri Light"/>
            <w:lang w:val="en-US"/>
          </w:rPr>
          <m:t>=</m:t>
        </m:r>
        <m:r>
          <w:rPr>
            <w:rFonts w:ascii="Cambria Math" w:hAnsi="Cambria Math" w:cs="Calibri Light"/>
            <w:lang w:val="en-US"/>
          </w:rPr>
          <m:t>c</m:t>
        </m:r>
        <m:r>
          <m:rPr>
            <m:sty m:val="p"/>
          </m:rPr>
          <w:rPr>
            <w:rFonts w:ascii="Cambria Math" w:hAnsi="Cambria Math" w:cs="Calibri Light"/>
            <w:lang w:val="en-US"/>
          </w:rPr>
          <m:t>+</m:t>
        </m:r>
        <m:r>
          <w:rPr>
            <w:rFonts w:ascii="Cambria Math" w:hAnsi="Cambria Math" w:cs="Calibri Light"/>
            <w:lang w:val="en-US"/>
          </w:rPr>
          <m:t>a</m:t>
        </m:r>
      </m:oMath>
      <w:r w:rsidRPr="00551CFF">
        <w:rPr>
          <w:rFonts w:ascii="Calibri Light" w:hAnsi="Calibri Light" w:cs="Calibri Light"/>
          <w:lang w:val="en-US"/>
        </w:rPr>
        <w:t xml:space="preserve">. The standard deviation of </w:t>
      </w:r>
      <w:r w:rsidRPr="00551CFF">
        <w:rPr>
          <w:rFonts w:ascii="Calibri Light" w:hAnsi="Calibri Light" w:cs="Calibri Light"/>
          <w:lang w:val="en-US"/>
        </w:rPr>
        <w:lastRenderedPageBreak/>
        <w:t xml:space="preserve">drift rates was fixed </w:t>
      </w:r>
      <w:r w:rsidR="00EE19DF" w:rsidRPr="00551CFF">
        <w:rPr>
          <w:rFonts w:ascii="Calibri Light" w:hAnsi="Calibri Light" w:cs="Calibri Light"/>
          <w:lang w:val="en-US"/>
        </w:rPr>
        <w:t>to 1</w:t>
      </w:r>
      <w:r w:rsidRPr="00551CFF">
        <w:rPr>
          <w:rFonts w:ascii="Calibri Light" w:hAnsi="Calibri Light" w:cs="Calibri Light"/>
          <w:lang w:val="en-US"/>
        </w:rPr>
        <w:t xml:space="preserve">. Crucially, to incorporate attentional effects, the mean drift rates from the CNN were modulated by gaze. If </w:t>
      </w:r>
      <m:oMath>
        <m:sSub>
          <m:sSubPr>
            <m:ctrlPr>
              <w:rPr>
                <w:rFonts w:ascii="Cambria Math" w:hAnsi="Cambria Math" w:cs="Calibri Light"/>
                <w:lang w:val="en-US"/>
              </w:rPr>
            </m:ctrlPr>
          </m:sSubPr>
          <m:e>
            <m:r>
              <w:rPr>
                <w:rFonts w:ascii="Cambria Math" w:hAnsi="Cambria Math" w:cs="Calibri Light"/>
                <w:lang w:val="en-US"/>
              </w:rPr>
              <m:t>v</m:t>
            </m:r>
          </m:e>
          <m:sub>
            <m:r>
              <w:rPr>
                <w:rFonts w:ascii="Cambria Math" w:hAnsi="Cambria Math" w:cs="Calibri Light"/>
                <w:lang w:val="en-US"/>
              </w:rPr>
              <m:t>k</m:t>
            </m:r>
          </m:sub>
        </m:sSub>
      </m:oMath>
      <w:r w:rsidRPr="00551CFF">
        <w:rPr>
          <w:rFonts w:ascii="Calibri Light" w:hAnsi="Calibri Light" w:cs="Calibri Light"/>
          <w:lang w:val="en-US"/>
        </w:rPr>
        <w:t xml:space="preserve"> was the mean drift rate for accumulator </w:t>
      </w:r>
      <m:oMath>
        <m:r>
          <w:rPr>
            <w:rFonts w:ascii="Cambria Math" w:hAnsi="Cambria Math" w:cs="Calibri Light"/>
            <w:lang w:val="en-US"/>
          </w:rPr>
          <m:t>k</m:t>
        </m:r>
      </m:oMath>
      <w:r w:rsidRPr="00551CFF">
        <w:rPr>
          <w:rFonts w:ascii="Calibri Light" w:hAnsi="Calibri Light" w:cs="Calibri Light"/>
          <w:lang w:val="en-US"/>
        </w:rPr>
        <w:t xml:space="preserve"> (accept or reject) derived from the CNN, and </w:t>
      </w:r>
      <m:oMath>
        <m:sSub>
          <m:sSubPr>
            <m:ctrlPr>
              <w:rPr>
                <w:rFonts w:ascii="Cambria Math" w:hAnsi="Cambria Math" w:cs="Calibri Light"/>
                <w:lang w:val="en-US"/>
              </w:rPr>
            </m:ctrlPr>
          </m:sSubPr>
          <m:e>
            <m:r>
              <w:rPr>
                <w:rFonts w:ascii="Cambria Math" w:hAnsi="Cambria Math" w:cs="Calibri Light"/>
                <w:lang w:val="en-US"/>
              </w:rPr>
              <m:t>g</m:t>
            </m:r>
          </m:e>
          <m:sub>
            <m:r>
              <w:rPr>
                <w:rFonts w:ascii="Cambria Math" w:hAnsi="Cambria Math" w:cs="Calibri Light"/>
                <w:lang w:val="en-US"/>
              </w:rPr>
              <m:t>k</m:t>
            </m:r>
          </m:sub>
        </m:sSub>
      </m:oMath>
      <w:r w:rsidRPr="00551CFF">
        <w:rPr>
          <w:rFonts w:ascii="Calibri Light" w:hAnsi="Calibri Light" w:cs="Calibri Light"/>
          <w:lang w:val="en-US"/>
        </w:rPr>
        <w:t xml:space="preserve"> was the proportion of gaze to the choice attribute primarily informing accumulator </w:t>
      </w:r>
      <m:oMath>
        <m:r>
          <w:rPr>
            <w:rFonts w:ascii="Cambria Math" w:hAnsi="Cambria Math" w:cs="Calibri Light"/>
            <w:lang w:val="en-US"/>
          </w:rPr>
          <m:t>k</m:t>
        </m:r>
      </m:oMath>
      <w:r w:rsidRPr="00551CFF">
        <w:rPr>
          <w:rFonts w:ascii="Calibri Light" w:hAnsi="Calibri Light" w:cs="Calibri Light"/>
          <w:lang w:val="en-US"/>
        </w:rPr>
        <w:t xml:space="preserve">, the effective drift rate for that accumulator was calculated as </w:t>
      </w:r>
      <m:oMath>
        <m:sSub>
          <m:sSubPr>
            <m:ctrlPr>
              <w:rPr>
                <w:rFonts w:ascii="Cambria Math" w:hAnsi="Cambria Math" w:cs="Calibri Light"/>
                <w:lang w:val="en-US"/>
              </w:rPr>
            </m:ctrlPr>
          </m:sSubPr>
          <m:e>
            <m:r>
              <w:rPr>
                <w:rFonts w:ascii="Cambria Math" w:hAnsi="Cambria Math" w:cs="Calibri Light"/>
                <w:lang w:val="en-US"/>
              </w:rPr>
              <m:t>v</m:t>
            </m:r>
          </m:e>
          <m:sub>
            <m:r>
              <w:rPr>
                <w:rFonts w:ascii="Cambria Math" w:hAnsi="Cambria Math" w:cs="Calibri Light"/>
                <w:lang w:val="en-US"/>
              </w:rPr>
              <m:t>k</m:t>
            </m:r>
          </m:sub>
        </m:sSub>
        <m:r>
          <m:rPr>
            <m:sty m:val="p"/>
          </m:rPr>
          <w:rPr>
            <w:rFonts w:ascii="Cambria Math" w:hAnsi="Cambria Math" w:cs="Calibri Light"/>
            <w:lang w:val="en-US"/>
          </w:rPr>
          <m:t xml:space="preserve"> (</m:t>
        </m:r>
        <m:sSub>
          <m:sSubPr>
            <m:ctrlPr>
              <w:rPr>
                <w:rFonts w:ascii="Cambria Math" w:hAnsi="Cambria Math" w:cs="Calibri Light"/>
                <w:lang w:val="en-US"/>
              </w:rPr>
            </m:ctrlPr>
          </m:sSubPr>
          <m:e>
            <m:r>
              <w:rPr>
                <w:rFonts w:ascii="Cambria Math" w:hAnsi="Cambria Math" w:cs="Calibri Light"/>
                <w:lang w:val="en-US"/>
              </w:rPr>
              <m:t>g</m:t>
            </m:r>
          </m:e>
          <m:sub>
            <m:r>
              <w:rPr>
                <w:rFonts w:ascii="Cambria Math" w:hAnsi="Cambria Math" w:cs="Calibri Light"/>
                <w:lang w:val="en-US"/>
              </w:rPr>
              <m:t>k</m:t>
            </m:r>
          </m:sub>
        </m:sSub>
        <m:r>
          <m:rPr>
            <m:sty m:val="p"/>
          </m:rPr>
          <w:rPr>
            <w:rFonts w:ascii="Cambria Math" w:hAnsi="Cambria Math" w:cs="Calibri Light"/>
            <w:lang w:val="en-US"/>
          </w:rPr>
          <m:t>+</m:t>
        </m:r>
        <m:d>
          <m:dPr>
            <m:ctrlPr>
              <w:rPr>
                <w:rFonts w:ascii="Cambria Math" w:hAnsi="Cambria Math" w:cs="Calibri Light"/>
                <w:lang w:val="en-US"/>
              </w:rPr>
            </m:ctrlPr>
          </m:dPr>
          <m:e>
            <m:r>
              <m:rPr>
                <m:sty m:val="p"/>
              </m:rPr>
              <w:rPr>
                <w:rFonts w:ascii="Cambria Math" w:hAnsi="Cambria Math" w:cs="Calibri Light"/>
                <w:lang w:val="en-US"/>
              </w:rPr>
              <m:t>1-</m:t>
            </m:r>
            <m:sSub>
              <m:sSubPr>
                <m:ctrlPr>
                  <w:rPr>
                    <w:rFonts w:ascii="Cambria Math" w:hAnsi="Cambria Math" w:cs="Calibri Light"/>
                    <w:lang w:val="en-US"/>
                  </w:rPr>
                </m:ctrlPr>
              </m:sSubPr>
              <m:e>
                <m:r>
                  <w:rPr>
                    <w:rFonts w:ascii="Cambria Math" w:hAnsi="Cambria Math" w:cs="Calibri Light"/>
                    <w:lang w:val="en-US"/>
                  </w:rPr>
                  <m:t>g</m:t>
                </m:r>
              </m:e>
              <m:sub>
                <m:r>
                  <w:rPr>
                    <w:rFonts w:ascii="Cambria Math" w:hAnsi="Cambria Math" w:cs="Calibri Light"/>
                    <w:lang w:val="en-US"/>
                  </w:rPr>
                  <m:t>k</m:t>
                </m:r>
              </m:sub>
            </m:sSub>
          </m:e>
        </m:d>
        <m:r>
          <w:rPr>
            <w:rFonts w:ascii="Cambria Math" w:hAnsi="Cambria Math" w:cs="Calibri Light"/>
            <w:lang w:val="en-US"/>
          </w:rPr>
          <m:t>γ</m:t>
        </m:r>
        <m:r>
          <m:rPr>
            <m:sty m:val="p"/>
          </m:rPr>
          <w:rPr>
            <w:rFonts w:ascii="Cambria Math" w:hAnsi="Cambria Math" w:cs="Calibri Light"/>
            <w:lang w:val="en-US"/>
          </w:rPr>
          <m:t>)</m:t>
        </m:r>
      </m:oMath>
      <w:r w:rsidRPr="00551CFF">
        <w:rPr>
          <w:rFonts w:ascii="Calibri Light" w:hAnsi="Calibri Light" w:cs="Calibri Light"/>
          <w:lang w:val="en-US"/>
        </w:rPr>
        <w:t xml:space="preserve">, where </w:t>
      </w:r>
      <m:oMath>
        <m:r>
          <w:rPr>
            <w:rFonts w:ascii="Cambria Math" w:hAnsi="Cambria Math" w:cs="Calibri Light"/>
            <w:lang w:val="en-US"/>
          </w:rPr>
          <m:t>γ</m:t>
        </m:r>
      </m:oMath>
      <w:r w:rsidRPr="00551CFF">
        <w:rPr>
          <w:rFonts w:ascii="Calibri Light" w:hAnsi="Calibri Light" w:cs="Calibri Light"/>
          <w:lang w:val="en-US"/>
        </w:rPr>
        <w:t xml:space="preserve"> is a fitted gaze-bias parameter. A </w:t>
      </w:r>
      <m:oMath>
        <m:r>
          <w:rPr>
            <w:rFonts w:ascii="Cambria Math" w:hAnsi="Cambria Math" w:cs="Calibri Light"/>
            <w:lang w:val="en-US"/>
          </w:rPr>
          <m:t>γ</m:t>
        </m:r>
      </m:oMath>
      <w:r w:rsidRPr="00551CFF">
        <w:rPr>
          <w:rFonts w:ascii="Calibri Light" w:hAnsi="Calibri Light" w:cs="Calibri Light"/>
          <w:lang w:val="en-US"/>
        </w:rPr>
        <w:t xml:space="preserve"> value less than 1 indicates that evidence from the attribute not being looked at is down-weighted.</w:t>
      </w:r>
    </w:p>
    <w:p w14:paraId="59F1CF98" w14:textId="77777777" w:rsidR="007665B6" w:rsidRPr="00551CFF" w:rsidRDefault="007665B6" w:rsidP="001B7B92">
      <w:pPr>
        <w:jc w:val="both"/>
        <w:rPr>
          <w:rFonts w:ascii="Calibri Light" w:hAnsi="Calibri Light" w:cs="Calibri Light"/>
          <w:lang w:val="en-US"/>
        </w:rPr>
      </w:pPr>
    </w:p>
    <w:p w14:paraId="1F1FCDE3" w14:textId="7E0895ED" w:rsidR="00823540" w:rsidRPr="00551CFF" w:rsidDel="007F4487" w:rsidRDefault="007665B6" w:rsidP="001B7B92">
      <w:pPr>
        <w:jc w:val="both"/>
        <w:rPr>
          <w:del w:id="81" w:author="Simone D'Ambrogio" w:date="2025-04-29T18:23:00Z"/>
          <w:rFonts w:ascii="Calibri Light" w:hAnsi="Calibri Light" w:cs="Calibri Light"/>
          <w:lang w:val="en-US"/>
        </w:rPr>
      </w:pPr>
      <w:r w:rsidRPr="00551CFF">
        <w:rPr>
          <w:rFonts w:ascii="Calibri Light" w:hAnsi="Calibri Light" w:cs="Calibri Light"/>
          <w:lang w:val="en-US"/>
        </w:rPr>
        <w:t>The entire VAM, including the CNN parameters and the posterior distributions of the LBA parameters (</w:t>
      </w:r>
      <m:oMath>
        <m:r>
          <w:rPr>
            <w:rFonts w:ascii="Cambria Math" w:hAnsi="Cambria Math" w:cs="Calibri Light"/>
            <w:lang w:val="en-US"/>
          </w:rPr>
          <m:t>a</m:t>
        </m:r>
      </m:oMath>
      <w:r w:rsidRPr="00551CFF">
        <w:rPr>
          <w:rFonts w:ascii="Calibri Light" w:hAnsi="Calibri Light" w:cs="Calibri Light"/>
          <w:lang w:val="en-US"/>
        </w:rPr>
        <w:t xml:space="preserve">, </w:t>
      </w:r>
      <m:oMath>
        <m:r>
          <w:rPr>
            <w:rFonts w:ascii="Cambria Math" w:hAnsi="Cambria Math" w:cs="Calibri Light"/>
            <w:lang w:val="en-US"/>
          </w:rPr>
          <m:t>c</m:t>
        </m:r>
      </m:oMath>
      <w:r w:rsidRPr="00551CFF">
        <w:rPr>
          <w:rFonts w:ascii="Calibri Light" w:hAnsi="Calibri Light" w:cs="Calibri Light"/>
          <w:lang w:val="en-US"/>
        </w:rPr>
        <w:t xml:space="preserve">, </w:t>
      </w:r>
      <m:oMath>
        <m:r>
          <w:rPr>
            <w:rFonts w:ascii="Cambria Math" w:hAnsi="Cambria Math" w:cs="Calibri Light"/>
            <w:lang w:val="en-US"/>
          </w:rPr>
          <m:t>t</m:t>
        </m:r>
        <m:r>
          <m:rPr>
            <m:sty m:val="p"/>
          </m:rPr>
          <w:rPr>
            <w:rFonts w:ascii="Cambria Math" w:hAnsi="Cambria Math" w:cs="Calibri Light"/>
            <w:lang w:val="en-US"/>
          </w:rPr>
          <m:t>0</m:t>
        </m:r>
      </m:oMath>
      <w:r w:rsidRPr="00551CFF">
        <w:rPr>
          <w:rFonts w:ascii="Calibri Light" w:hAnsi="Calibri Light" w:cs="Calibri Light"/>
          <w:lang w:val="en-US"/>
        </w:rPr>
        <w:t xml:space="preserve">, </w:t>
      </w:r>
      <m:oMath>
        <m:r>
          <w:rPr>
            <w:rFonts w:ascii="Cambria Math" w:hAnsi="Cambria Math" w:cs="Calibri Light"/>
            <w:lang w:val="en-US"/>
          </w:rPr>
          <m:t>γ</m:t>
        </m:r>
      </m:oMath>
      <w:r w:rsidRPr="00551CFF">
        <w:rPr>
          <w:rFonts w:ascii="Calibri Light" w:hAnsi="Calibri Light" w:cs="Calibri Light"/>
          <w:lang w:val="en-US"/>
        </w:rPr>
        <w:t>), was jointly fitted to each participant's trial-level data (stimuli, choices, reaction times, and gaze proportions) using a Bayesian framework. This involved variational inference for the LBA parameters and optimization of the CNN parameters to maximize the evidence lower bound (ELBO), effectively learning visual representations and decision parameters that best explained the observed behavior.</w:t>
      </w:r>
    </w:p>
    <w:p w14:paraId="5C04997C" w14:textId="77777777" w:rsidR="00823540" w:rsidRPr="00551CFF" w:rsidRDefault="00823540" w:rsidP="001B7B92">
      <w:pPr>
        <w:jc w:val="both"/>
        <w:rPr>
          <w:rFonts w:ascii="Calibri Light" w:hAnsi="Calibri Light" w:cs="Calibri Light"/>
          <w:lang w:val="en-US"/>
        </w:rPr>
      </w:pPr>
      <w:r w:rsidRPr="00551CFF">
        <w:rPr>
          <w:rFonts w:ascii="Calibri Light" w:hAnsi="Calibri Light" w:cs="Calibri Light"/>
          <w:lang w:val="en-US"/>
        </w:rPr>
        <w:br w:type="page"/>
      </w:r>
    </w:p>
    <w:p w14:paraId="5B45AA8E" w14:textId="77777777" w:rsidR="00204419" w:rsidRPr="00551CFF" w:rsidRDefault="00823540" w:rsidP="001B7B92">
      <w:pPr>
        <w:pStyle w:val="ae"/>
        <w:jc w:val="both"/>
        <w:rPr>
          <w:rFonts w:ascii="Calibri Light" w:hAnsi="Calibri Light" w:cs="Calibri Light"/>
        </w:rPr>
      </w:pPr>
      <w:r w:rsidRPr="00551CFF">
        <w:rPr>
          <w:rFonts w:ascii="Calibri Light" w:hAnsi="Calibri Light" w:cs="Calibri Light"/>
          <w:lang w:val="en-US"/>
        </w:rPr>
        <w:lastRenderedPageBreak/>
        <w:fldChar w:fldCharType="begin"/>
      </w:r>
      <w:r w:rsidRPr="00551CFF">
        <w:rPr>
          <w:rFonts w:ascii="Calibri Light" w:hAnsi="Calibri Light" w:cs="Calibri Light"/>
          <w:lang w:val="en-US"/>
        </w:rPr>
        <w:instrText xml:space="preserve"> ADDIN ZOTERO_BIBL {"uncited":[],"omitted":[],"custom":[]} CSL_BIBLIOGRAPHY </w:instrText>
      </w:r>
      <w:r w:rsidRPr="00551CFF">
        <w:rPr>
          <w:rFonts w:ascii="Calibri Light" w:hAnsi="Calibri Light" w:cs="Calibri Light"/>
          <w:lang w:val="en-US"/>
        </w:rPr>
        <w:fldChar w:fldCharType="separate"/>
      </w:r>
      <w:r w:rsidR="00204419" w:rsidRPr="00551CFF">
        <w:rPr>
          <w:rFonts w:ascii="Calibri Light" w:hAnsi="Calibri Light" w:cs="Calibri Light"/>
        </w:rPr>
        <w:t>1.</w:t>
      </w:r>
      <w:r w:rsidR="00204419" w:rsidRPr="00551CFF">
        <w:rPr>
          <w:rFonts w:ascii="Calibri Light" w:hAnsi="Calibri Light" w:cs="Calibri Light"/>
        </w:rPr>
        <w:tab/>
        <w:t>Krajbich, I. Accounting for attention in sequential sampling models of decision making. Curr. Opin. Psychol. 29, 6–11 (2019).</w:t>
      </w:r>
    </w:p>
    <w:p w14:paraId="1AACF230"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2.</w:t>
      </w:r>
      <w:r w:rsidRPr="00551CFF">
        <w:rPr>
          <w:rFonts w:ascii="Calibri Light" w:hAnsi="Calibri Light" w:cs="Calibri Light"/>
        </w:rPr>
        <w:tab/>
        <w:t>Ian, K., Andres, M., Rafael, P., Ruff, C. C. &amp; Fehr, E. A causal role for the right frontal eye fields in value comparison. eLife 10, (2021).</w:t>
      </w:r>
    </w:p>
    <w:p w14:paraId="77D3E4CA"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3.</w:t>
      </w:r>
      <w:r w:rsidRPr="00551CFF">
        <w:rPr>
          <w:rFonts w:ascii="Calibri Light" w:hAnsi="Calibri Light" w:cs="Calibri Light"/>
        </w:rPr>
        <w:tab/>
        <w:t>McGinty, V. B., Rangel, A. &amp; Newsome, W. T. Orbitofrontal Cortex Value Signals Depend on Fixation Location during Free Viewing. Neuron 90, 1299–1311 (2016).</w:t>
      </w:r>
    </w:p>
    <w:p w14:paraId="16FD12EB"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4.</w:t>
      </w:r>
      <w:r w:rsidRPr="00551CFF">
        <w:rPr>
          <w:rFonts w:ascii="Calibri Light" w:hAnsi="Calibri Light" w:cs="Calibri Light"/>
        </w:rPr>
        <w:tab/>
        <w:t>Krajbich, I., Armel, C. &amp; Rangel, A. Visual fixations and the computation and comparison of value in simple choice. Nat. Neurosci. 13, 1292–1298 (2010).</w:t>
      </w:r>
    </w:p>
    <w:p w14:paraId="05CB8CAE"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5.</w:t>
      </w:r>
      <w:r w:rsidRPr="00551CFF">
        <w:rPr>
          <w:rFonts w:ascii="Calibri Light" w:hAnsi="Calibri Light" w:cs="Calibri Light"/>
        </w:rPr>
        <w:tab/>
        <w:t>Manipulating attention facilitates cooperation | Communications Psychology. https://www.nature.com/articles/s44271-025-00206-9.</w:t>
      </w:r>
    </w:p>
    <w:p w14:paraId="6CE09160"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6.</w:t>
      </w:r>
      <w:r w:rsidRPr="00551CFF">
        <w:rPr>
          <w:rFonts w:ascii="Calibri Light" w:hAnsi="Calibri Light" w:cs="Calibri Light"/>
        </w:rPr>
        <w:tab/>
        <w:t>Sheng, F. et al. Decomposing loss aversion from gaze allocation and pupil dilation. Proc. Natl. Acad. Sci. 117, 11356–11363 (2020).</w:t>
      </w:r>
    </w:p>
    <w:p w14:paraId="7E36097B"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lang w:val="it-IT"/>
        </w:rPr>
        <w:t>7.</w:t>
      </w:r>
      <w:r w:rsidRPr="00551CFF">
        <w:rPr>
          <w:rFonts w:ascii="Calibri Light" w:hAnsi="Calibri Light" w:cs="Calibri Light"/>
          <w:lang w:val="it-IT"/>
        </w:rPr>
        <w:tab/>
        <w:t xml:space="preserve">Bordalo, P., Gennaioli, N. &amp; Shleifer, A. Salience. </w:t>
      </w:r>
      <w:r w:rsidRPr="00551CFF">
        <w:rPr>
          <w:rFonts w:ascii="Calibri Light" w:hAnsi="Calibri Light" w:cs="Calibri Light"/>
        </w:rPr>
        <w:t>Annu. Rev. Econ. 14, 521–544 (2022).</w:t>
      </w:r>
    </w:p>
    <w:p w14:paraId="7A16AC64"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8.</w:t>
      </w:r>
      <w:r w:rsidRPr="00551CFF">
        <w:rPr>
          <w:rFonts w:ascii="Calibri Light" w:hAnsi="Calibri Light" w:cs="Calibri Light"/>
        </w:rPr>
        <w:tab/>
        <w:t>Hollander, G. de, Moisa, M. &amp; Ruff, C. C. Risk preferences causally rely on parietal magnitude representations: Evidence from combined TMS-fMRI. 2025.01.13.632678 Preprint at https://doi.org/10.1101/2025.01.13.632678 (2025).</w:t>
      </w:r>
    </w:p>
    <w:p w14:paraId="52E06A25"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9.</w:t>
      </w:r>
      <w:r w:rsidRPr="00551CFF">
        <w:rPr>
          <w:rFonts w:ascii="Calibri Light" w:hAnsi="Calibri Light" w:cs="Calibri Light"/>
        </w:rPr>
        <w:tab/>
        <w:t>de Hollander, G., Moisa, M. &amp; Ruff, C. C. Risk preferences causally rely on parietal magnitude representations: Evidence from combined TMS-fMRI. bioRxiv 2025–01 (2025).</w:t>
      </w:r>
    </w:p>
    <w:p w14:paraId="0654E3FD"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10.</w:t>
      </w:r>
      <w:r w:rsidRPr="00551CFF">
        <w:rPr>
          <w:rFonts w:ascii="Calibri Light" w:hAnsi="Calibri Light" w:cs="Calibri Light"/>
        </w:rPr>
        <w:tab/>
        <w:t>Jaffe, P. I., Santiago-Reyes, G. X., Schafer, R. J., Bissett, P. G. &amp; Poldrack, R. A. An image-computable model of speeded decision-making. eLife 13, (2025).</w:t>
      </w:r>
    </w:p>
    <w:p w14:paraId="01BB0C86"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11.</w:t>
      </w:r>
      <w:r w:rsidRPr="00551CFF">
        <w:rPr>
          <w:rFonts w:ascii="Calibri Light" w:hAnsi="Calibri Light" w:cs="Calibri Light"/>
        </w:rPr>
        <w:tab/>
        <w:t>Molter, F., Thomas, A. W., Heekeren, H. R. &amp; Mohr, P. N. C. GLAMbox: A Python toolbox for investigating the association between gaze allocation and decision behaviour. PLOS ONE 14, e0226428 (2019).</w:t>
      </w:r>
    </w:p>
    <w:p w14:paraId="7FDC1936"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lastRenderedPageBreak/>
        <w:t>12.</w:t>
      </w:r>
      <w:r w:rsidRPr="00551CFF">
        <w:rPr>
          <w:rFonts w:ascii="Calibri Light" w:hAnsi="Calibri Light" w:cs="Calibri Light"/>
        </w:rPr>
        <w:tab/>
        <w:t>Bürkner, P.-C. brms: An R Package for Bayesian Multilevel Models Using Stan. J. Stat. Softw. 80, 1–28 (2017).</w:t>
      </w:r>
    </w:p>
    <w:p w14:paraId="39C03716"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13.</w:t>
      </w:r>
      <w:r w:rsidRPr="00551CFF">
        <w:rPr>
          <w:rFonts w:ascii="Calibri Light" w:hAnsi="Calibri Light" w:cs="Calibri Light"/>
        </w:rPr>
        <w:tab/>
        <w:t>Simonyan, K. &amp; Zisserman, A. Very Deep Convolutional Networks for Large-Scale Image Recognition. Preprint at https://doi.org/10.48550/arXiv.1409.1556 (2015).</w:t>
      </w:r>
    </w:p>
    <w:p w14:paraId="1E0E2B2C"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14.</w:t>
      </w:r>
      <w:r w:rsidRPr="00551CFF">
        <w:rPr>
          <w:rFonts w:ascii="Calibri Light" w:hAnsi="Calibri Light" w:cs="Calibri Light"/>
        </w:rPr>
        <w:tab/>
        <w:t>Deng, J. et al. ImageNet: A large-scale hierarchical image database. in 2009 IEEE Conference on Computer Vision and Pattern Recognition 248–255 (2009). doi:10.1109/CVPR.2009.5206848.</w:t>
      </w:r>
    </w:p>
    <w:p w14:paraId="209B0B35" w14:textId="77777777" w:rsidR="00204419" w:rsidRPr="00551CFF" w:rsidRDefault="00204419" w:rsidP="001B7B92">
      <w:pPr>
        <w:pStyle w:val="ae"/>
        <w:jc w:val="both"/>
        <w:rPr>
          <w:rFonts w:ascii="Calibri Light" w:hAnsi="Calibri Light" w:cs="Calibri Light"/>
        </w:rPr>
      </w:pPr>
      <w:r w:rsidRPr="00551CFF">
        <w:rPr>
          <w:rFonts w:ascii="Calibri Light" w:hAnsi="Calibri Light" w:cs="Calibri Light"/>
        </w:rPr>
        <w:t>15.</w:t>
      </w:r>
      <w:r w:rsidRPr="00551CFF">
        <w:rPr>
          <w:rFonts w:ascii="Calibri Light" w:hAnsi="Calibri Light" w:cs="Calibri Light"/>
        </w:rPr>
        <w:tab/>
        <w:t>Brown, S. D. &amp; Heathcote, A. The simplest complete model of choice response time: linear ballistic accumulation. Cognit. Psychol. 57, 153–178 (2008).</w:t>
      </w:r>
    </w:p>
    <w:p w14:paraId="23570A46" w14:textId="7709AA05" w:rsidR="006046B7" w:rsidRPr="00551CFF" w:rsidRDefault="00823540" w:rsidP="001B7B92">
      <w:pPr>
        <w:pStyle w:val="ae"/>
        <w:jc w:val="both"/>
        <w:rPr>
          <w:rFonts w:ascii="Calibri Light" w:hAnsi="Calibri Light" w:cs="Calibri Light"/>
          <w:lang w:val="en-US"/>
        </w:rPr>
      </w:pPr>
      <w:r w:rsidRPr="00551CFF">
        <w:rPr>
          <w:rFonts w:ascii="Calibri Light" w:hAnsi="Calibri Light" w:cs="Calibri Light"/>
          <w:lang w:val="en-US"/>
        </w:rPr>
        <w:fldChar w:fldCharType="end"/>
      </w:r>
    </w:p>
    <w:sectPr w:rsidR="006046B7" w:rsidRPr="00551CF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euron" w:date="2025-07-01T22:41:00Z" w:initials="N">
    <w:p w14:paraId="5D2BB49C" w14:textId="54F01874" w:rsidR="00C351AB" w:rsidRDefault="00C351AB">
      <w:pPr>
        <w:pStyle w:val="af1"/>
      </w:pPr>
      <w:r>
        <w:rPr>
          <w:rStyle w:val="af0"/>
        </w:rPr>
        <w:annotationRef/>
      </w:r>
      <w:r>
        <w:t>Not necessarily the best title</w:t>
      </w:r>
    </w:p>
  </w:comment>
  <w:comment w:id="3" w:author="Neuron" w:date="2025-07-01T22:47:00Z" w:initials="N">
    <w:p w14:paraId="605B91D0" w14:textId="09BE1C6C" w:rsidR="00C351AB" w:rsidRDefault="00C351AB">
      <w:pPr>
        <w:pStyle w:val="af1"/>
      </w:pPr>
      <w:r>
        <w:rPr>
          <w:rStyle w:val="af0"/>
        </w:rPr>
        <w:annotationRef/>
      </w:r>
      <w:r>
        <w:t>Just an example</w:t>
      </w:r>
      <w:r w:rsidR="00585C52">
        <w:t>. I think we need to emphasize more about our CNN computational model.</w:t>
      </w:r>
    </w:p>
  </w:comment>
  <w:comment w:id="5" w:author="Neuron" w:date="2025-07-01T22:45:00Z" w:initials="N">
    <w:p w14:paraId="1E4B0A9F" w14:textId="015206B3" w:rsidR="00C351AB" w:rsidRDefault="00C351AB">
      <w:pPr>
        <w:pStyle w:val="af1"/>
      </w:pPr>
      <w:r>
        <w:rPr>
          <w:rStyle w:val="af0"/>
        </w:rPr>
        <w:annotationRef/>
      </w:r>
      <w:r>
        <w:t>i.e., the Pearson correlation of the choice bias and the gaze bias across individuals.</w:t>
      </w:r>
    </w:p>
  </w:comment>
  <w:comment w:id="7" w:author="Neuron" w:date="2025-07-01T22:49:00Z" w:initials="N">
    <w:p w14:paraId="4F43B88B" w14:textId="2292CD02" w:rsidR="00033863" w:rsidRDefault="00033863">
      <w:pPr>
        <w:pStyle w:val="af1"/>
      </w:pPr>
      <w:r>
        <w:rPr>
          <w:rStyle w:val="af0"/>
        </w:rPr>
        <w:annotationRef/>
      </w:r>
      <w:r>
        <w:t>Is there direct evidence for this based on our CNN analyses</w:t>
      </w:r>
    </w:p>
  </w:comment>
  <w:comment w:id="19" w:author="Feng Sheng" w:date="2025-05-20T11:50:00Z" w:initials="FS">
    <w:p w14:paraId="6591C796" w14:textId="3EF79619" w:rsidR="0001458A" w:rsidRPr="0001458A" w:rsidRDefault="0001458A">
      <w:pPr>
        <w:pStyle w:val="af1"/>
        <w:rPr>
          <w:lang w:eastAsia="zh-CN"/>
        </w:rPr>
      </w:pPr>
      <w:r>
        <w:rPr>
          <w:rStyle w:val="af0"/>
        </w:rPr>
        <w:annotationRef/>
      </w:r>
      <w:r>
        <w:rPr>
          <w:lang w:eastAsia="zh-CN"/>
        </w:rPr>
        <w:t>In the introduction, I suggest to distinguish salience from attention: define salience as objective (brightness) and attention as subjective.</w:t>
      </w:r>
    </w:p>
  </w:comment>
  <w:comment w:id="24" w:author="Neuron" w:date="2025-07-01T22:54:00Z" w:initials="N">
    <w:p w14:paraId="6D9D58B4" w14:textId="6DE95EEF" w:rsidR="00033863" w:rsidRDefault="00033863">
      <w:pPr>
        <w:pStyle w:val="af1"/>
      </w:pPr>
      <w:r>
        <w:rPr>
          <w:rStyle w:val="af0"/>
        </w:rPr>
        <w:annotationRef/>
      </w:r>
      <w:r>
        <w:t>This paper was not published by now; we may not mention it.</w:t>
      </w:r>
    </w:p>
  </w:comment>
  <w:comment w:id="32" w:author="Neuron" w:date="2025-07-01T23:00:00Z" w:initials="N">
    <w:p w14:paraId="06AF7E8B" w14:textId="77777777" w:rsidR="008A5DBD" w:rsidRDefault="008A5DBD" w:rsidP="008A5DBD">
      <w:pPr>
        <w:pStyle w:val="af1"/>
      </w:pPr>
      <w:r>
        <w:rPr>
          <w:rStyle w:val="af0"/>
        </w:rPr>
        <w:annotationRef/>
      </w:r>
      <w:r w:rsidRPr="00033863">
        <w:t>The influence of attention on value integration</w:t>
      </w:r>
    </w:p>
    <w:p w14:paraId="15965671" w14:textId="77777777" w:rsidR="008A5DBD" w:rsidRDefault="008A5DBD" w:rsidP="008A5DBD">
      <w:pPr>
        <w:pStyle w:val="af1"/>
      </w:pPr>
      <w:hyperlink r:id="rId1" w:history="1">
        <w:r w:rsidRPr="00B339D6">
          <w:rPr>
            <w:rStyle w:val="afd"/>
          </w:rPr>
          <w:t>https://link.springer.com/article/10.3758/s13414-017-1340-7</w:t>
        </w:r>
      </w:hyperlink>
    </w:p>
    <w:p w14:paraId="437EEC84" w14:textId="77777777" w:rsidR="008A5DBD" w:rsidRDefault="008A5DBD" w:rsidP="008A5DBD">
      <w:pPr>
        <w:pStyle w:val="af1"/>
      </w:pPr>
    </w:p>
    <w:p w14:paraId="27C10922" w14:textId="2693C339" w:rsidR="008A5DBD" w:rsidRDefault="008A5DBD" w:rsidP="008A5DBD">
      <w:pPr>
        <w:pStyle w:val="af1"/>
      </w:pPr>
      <w:r>
        <w:t xml:space="preserve">In this relevant paper, they already </w:t>
      </w:r>
      <w:r>
        <w:t>salience effect on value integration even when gaze was controlled (see their supplementary experiment)</w:t>
      </w:r>
    </w:p>
  </w:comment>
  <w:comment w:id="33" w:author="Neuron" w:date="2025-07-01T23:07:00Z" w:initials="N">
    <w:p w14:paraId="69BF4E60" w14:textId="3F7C6FB0" w:rsidR="008A5DBD" w:rsidRDefault="008A5DBD">
      <w:pPr>
        <w:pStyle w:val="af1"/>
      </w:pPr>
      <w:r>
        <w:rPr>
          <w:rStyle w:val="af0"/>
        </w:rPr>
        <w:annotationRef/>
      </w:r>
      <w:r w:rsidRPr="008A5DBD">
        <w:t>https://academic.oup.com/qje/article-abstract/137/3/1849/6605933</w:t>
      </w:r>
    </w:p>
  </w:comment>
  <w:comment w:id="39" w:author="Neuron" w:date="2025-07-01T23:04:00Z" w:initials="N">
    <w:p w14:paraId="790A8B67" w14:textId="77777777" w:rsidR="008A5DBD" w:rsidRDefault="008A5DBD">
      <w:pPr>
        <w:pStyle w:val="af1"/>
      </w:pPr>
      <w:r>
        <w:rPr>
          <w:rStyle w:val="af0"/>
        </w:rPr>
        <w:annotationRef/>
      </w:r>
      <w:r>
        <w:t>Maybe too much</w:t>
      </w:r>
      <w:r w:rsidR="00FB3B05">
        <w:t xml:space="preserve"> here</w:t>
      </w:r>
    </w:p>
    <w:p w14:paraId="300AA747" w14:textId="77777777" w:rsidR="00FB3B05" w:rsidRDefault="00FB3B05">
      <w:pPr>
        <w:pStyle w:val="af1"/>
      </w:pPr>
    </w:p>
    <w:p w14:paraId="69ACADF6" w14:textId="2F3A9A84" w:rsidR="00FB3B05" w:rsidRDefault="00FB3B05">
      <w:pPr>
        <w:pStyle w:val="af1"/>
      </w:pPr>
      <w:r>
        <w:t>Shortened or deleted</w:t>
      </w:r>
    </w:p>
  </w:comment>
  <w:comment w:id="46" w:author="Neuron" w:date="2025-07-01T23:10:00Z" w:initials="N">
    <w:p w14:paraId="723375AC" w14:textId="53EFA702" w:rsidR="00FB3B05" w:rsidRDefault="00FB3B05">
      <w:pPr>
        <w:pStyle w:val="af1"/>
      </w:pPr>
      <w:r>
        <w:rPr>
          <w:rStyle w:val="af0"/>
        </w:rPr>
        <w:annotationRef/>
      </w:r>
      <w:r>
        <w:t xml:space="preserve">I just felt the length we gave to the choice phenomenon may be too few. </w:t>
      </w:r>
    </w:p>
    <w:p w14:paraId="2D3AD32C" w14:textId="77777777" w:rsidR="00FB3B05" w:rsidRDefault="00FB3B05">
      <w:pPr>
        <w:pStyle w:val="af1"/>
      </w:pPr>
    </w:p>
    <w:p w14:paraId="761449A8" w14:textId="6BE472A5" w:rsidR="00FB3B05" w:rsidRDefault="00FB3B05">
      <w:pPr>
        <w:pStyle w:val="af1"/>
      </w:pPr>
      <w:r w:rsidRPr="00E40900">
        <w:rPr>
          <w:highlight w:val="yellow"/>
        </w:rPr>
        <w:t>Whether we should replace Fig. A or Fig. A &amp; B with a plot in which x axis is expected value and y is probability of acceptance.</w:t>
      </w:r>
      <w:r>
        <w:t xml:space="preserve"> We could draw two curves for gain-brighter and loss-brighter gambles, respectively.</w:t>
      </w:r>
    </w:p>
    <w:p w14:paraId="7690F8F6" w14:textId="32ABF74C" w:rsidR="00FB3B05" w:rsidRDefault="00FB3B05">
      <w:pPr>
        <w:pStyle w:val="af1"/>
      </w:pPr>
    </w:p>
    <w:p w14:paraId="0A3ADC47" w14:textId="246EABF7" w:rsidR="00FB3B05" w:rsidRDefault="00FB3B05">
      <w:pPr>
        <w:pStyle w:val="af1"/>
      </w:pPr>
      <w:r>
        <w:t>That would be quite clear about both the salience effect relative to the expected value effect.</w:t>
      </w:r>
    </w:p>
    <w:p w14:paraId="44C7D60E" w14:textId="416BC12F" w:rsidR="00FB3B05" w:rsidRDefault="00FB3B05">
      <w:pPr>
        <w:pStyle w:val="af1"/>
      </w:pPr>
    </w:p>
    <w:p w14:paraId="5DDF09B4" w14:textId="391BF818" w:rsidR="00FB3B05" w:rsidRDefault="00FB3B05">
      <w:pPr>
        <w:pStyle w:val="af1"/>
      </w:pPr>
      <w:r>
        <w:t xml:space="preserve">We can also </w:t>
      </w:r>
      <w:proofErr w:type="gramStart"/>
      <w:r>
        <w:t>ran</w:t>
      </w:r>
      <w:proofErr w:type="gramEnd"/>
      <w:r>
        <w:t xml:space="preserve"> a mixed-level regressions to compare the size of the brightness effect with the expected value effect:</w:t>
      </w:r>
    </w:p>
    <w:p w14:paraId="010988D7" w14:textId="182DFD69" w:rsidR="00FB3B05" w:rsidRDefault="00FB3B05">
      <w:pPr>
        <w:pStyle w:val="af1"/>
      </w:pPr>
      <w:r>
        <w:t>Choice ~ brightness + EV</w:t>
      </w:r>
    </w:p>
    <w:p w14:paraId="6C19201A" w14:textId="77777777" w:rsidR="00FB3B05" w:rsidRDefault="00FB3B05">
      <w:pPr>
        <w:pStyle w:val="af1"/>
      </w:pPr>
      <w:r>
        <w:t>Then, we can know making gains brighter is equivalent to the increase of EV by $X (see my font-size manuscript for some example descriptions)</w:t>
      </w:r>
    </w:p>
    <w:p w14:paraId="6586D78D" w14:textId="77777777" w:rsidR="00E40900" w:rsidRDefault="00E40900" w:rsidP="000E6584">
      <w:pPr>
        <w:pStyle w:val="af1"/>
      </w:pPr>
    </w:p>
    <w:p w14:paraId="76467AEA" w14:textId="454C631F" w:rsidR="000E6584" w:rsidRDefault="00E40900" w:rsidP="000E6584">
      <w:pPr>
        <w:pStyle w:val="af1"/>
      </w:pPr>
      <w:r w:rsidRPr="00E40900">
        <w:rPr>
          <w:highlight w:val="yellow"/>
        </w:rPr>
        <w:t xml:space="preserve">This plot can be necessary especially we have a similar </w:t>
      </w:r>
      <w:r>
        <w:rPr>
          <w:highlight w:val="yellow"/>
        </w:rPr>
        <w:t xml:space="preserve">EV-Prob. Accept. </w:t>
      </w:r>
      <w:r w:rsidRPr="00E40900">
        <w:rPr>
          <w:highlight w:val="yellow"/>
        </w:rPr>
        <w:t xml:space="preserve">plot for VAM (Fig. </w:t>
      </w:r>
      <w:r w:rsidR="00544843">
        <w:rPr>
          <w:highlight w:val="yellow"/>
        </w:rPr>
        <w:t>4</w:t>
      </w:r>
      <w:bookmarkStart w:id="47" w:name="_GoBack"/>
      <w:bookmarkEnd w:id="47"/>
      <w:r w:rsidRPr="00E40900">
        <w:rPr>
          <w:highlight w:val="yellow"/>
        </w:rPr>
        <w:t>B).</w:t>
      </w:r>
    </w:p>
  </w:comment>
  <w:comment w:id="51" w:author="Neuron" w:date="2025-07-01T23:20:00Z" w:initials="N">
    <w:p w14:paraId="2D340287" w14:textId="77777777" w:rsidR="000E6584" w:rsidRDefault="000E6584">
      <w:pPr>
        <w:pStyle w:val="af1"/>
      </w:pPr>
      <w:r>
        <w:rPr>
          <w:rStyle w:val="af0"/>
        </w:rPr>
        <w:annotationRef/>
      </w:r>
      <w:r>
        <w:t xml:space="preserve">I think it may be more natural to describe the first gaze ahead </w:t>
      </w:r>
      <w:proofErr w:type="gramStart"/>
      <w:r>
        <w:t>of  total</w:t>
      </w:r>
      <w:proofErr w:type="gramEnd"/>
      <w:r>
        <w:t xml:space="preserve"> gaze duration, especially when we need to define salience with first gaze.</w:t>
      </w:r>
    </w:p>
    <w:p w14:paraId="3E27808B" w14:textId="77777777" w:rsidR="000E6584" w:rsidRDefault="000E6584">
      <w:pPr>
        <w:pStyle w:val="af1"/>
      </w:pPr>
    </w:p>
    <w:p w14:paraId="3B135E28" w14:textId="33721F04" w:rsidR="000E6584" w:rsidRDefault="000E6584">
      <w:pPr>
        <w:pStyle w:val="af1"/>
      </w:pPr>
    </w:p>
    <w:p w14:paraId="4BB8D00C" w14:textId="0C7B36F5" w:rsidR="000E6584" w:rsidRDefault="000E6584">
      <w:pPr>
        <w:pStyle w:val="af1"/>
      </w:pPr>
    </w:p>
  </w:comment>
  <w:comment w:id="53" w:author="Neuron" w:date="2025-07-01T23:26:00Z" w:initials="N">
    <w:p w14:paraId="1C08AF7B" w14:textId="77777777" w:rsidR="00CB684C" w:rsidRDefault="00CB684C">
      <w:pPr>
        <w:pStyle w:val="af1"/>
      </w:pPr>
      <w:r>
        <w:rPr>
          <w:rStyle w:val="af0"/>
        </w:rPr>
        <w:annotationRef/>
      </w:r>
      <w:r>
        <w:t xml:space="preserve"> according to the analyses of </w:t>
      </w:r>
      <w:proofErr w:type="spellStart"/>
      <w:r>
        <w:t>Zhiyuan’s</w:t>
      </w:r>
      <w:proofErr w:type="spellEnd"/>
      <w:r>
        <w:t xml:space="preserve"> data, the probability of first looking at the brighter attribute is higher than gaze duration bias toward the brighter attribute. That is, the brighter effect is stronger for the first gaze than for the total gaze, suggesting more rational gaze allocation as the decision unfolds. </w:t>
      </w:r>
    </w:p>
    <w:p w14:paraId="1347427D" w14:textId="77777777" w:rsidR="00CB684C" w:rsidRDefault="00CB684C">
      <w:pPr>
        <w:pStyle w:val="af1"/>
      </w:pPr>
    </w:p>
    <w:p w14:paraId="3C1CAB81" w14:textId="59AB7BF6" w:rsidR="00CB684C" w:rsidRDefault="00CB684C">
      <w:pPr>
        <w:pStyle w:val="af1"/>
      </w:pPr>
      <w:r>
        <w:t xml:space="preserve">Is it the same for your </w:t>
      </w:r>
      <w:proofErr w:type="spellStart"/>
      <w:r>
        <w:t xml:space="preserve">data? </w:t>
      </w:r>
      <w:proofErr w:type="spellEnd"/>
      <w:proofErr w:type="gramStart"/>
      <w:r>
        <w:t>I</w:t>
      </w:r>
      <w:proofErr w:type="gramEnd"/>
      <w:r>
        <w:t xml:space="preserve"> think we can mention this, which is also consistent with our conclusion that gaze allocation is not the main mediator of the salience effect.</w:t>
      </w:r>
    </w:p>
  </w:comment>
  <w:comment w:id="68" w:author="Neuron" w:date="2025-07-01T23:30:00Z" w:initials="N">
    <w:p w14:paraId="264EF331" w14:textId="696C844B" w:rsidR="002834E1" w:rsidRDefault="002834E1">
      <w:pPr>
        <w:pStyle w:val="af1"/>
      </w:pPr>
      <w:r>
        <w:rPr>
          <w:rStyle w:val="af0"/>
        </w:rPr>
        <w:annotationRef/>
      </w:r>
      <w:r>
        <w:t>Why it is negative? Is it due to the definition of salience? Can we flip it to positive by changing the definition of some variable?</w:t>
      </w:r>
    </w:p>
    <w:p w14:paraId="031C29F6" w14:textId="6A826761" w:rsidR="002834E1" w:rsidRDefault="002834E1">
      <w:pPr>
        <w:pStyle w:val="af1"/>
      </w:pPr>
    </w:p>
    <w:p w14:paraId="27C4EA1B" w14:textId="142D5A3F" w:rsidR="002834E1" w:rsidRDefault="002834E1">
      <w:pPr>
        <w:pStyle w:val="af1"/>
      </w:pPr>
      <w:r>
        <w:t>It would be more natural to say that gaze bias toward the brighter attribute positively mediate the choice bias toward the attribute.</w:t>
      </w:r>
    </w:p>
    <w:p w14:paraId="578D741B" w14:textId="031DB900" w:rsidR="002834E1" w:rsidRDefault="002834E1">
      <w:pPr>
        <w:pStyle w:val="af1"/>
      </w:pPr>
    </w:p>
  </w:comment>
  <w:comment w:id="70" w:author="Neuron" w:date="2025-07-01T23:32:00Z" w:initials="N">
    <w:p w14:paraId="2AEBEF64" w14:textId="07B79E41" w:rsidR="002834E1" w:rsidRDefault="002834E1">
      <w:pPr>
        <w:pStyle w:val="af1"/>
      </w:pPr>
      <w:r>
        <w:rPr>
          <w:rStyle w:val="af0"/>
        </w:rPr>
        <w:annotationRef/>
      </w:r>
      <w:r>
        <w:t>In addition, I would suggest to calculate the ratio of the indirect effect vs. the direct effect, which could well show how small the indirect effect is.</w:t>
      </w:r>
    </w:p>
  </w:comment>
  <w:comment w:id="79" w:author="Feng Sheng" w:date="2025-05-18T22:06:00Z" w:initials="FS">
    <w:p w14:paraId="3E27C97C" w14:textId="2D2EBDDF" w:rsidR="00E40900" w:rsidRDefault="00852F78">
      <w:pPr>
        <w:pStyle w:val="af1"/>
        <w:rPr>
          <w:lang w:eastAsia="zh-CN"/>
        </w:rPr>
      </w:pPr>
      <w:r>
        <w:rPr>
          <w:rStyle w:val="af0"/>
        </w:rPr>
        <w:annotationRef/>
      </w:r>
      <w:r w:rsidR="00E40900">
        <w:rPr>
          <w:lang w:eastAsia="zh-CN"/>
        </w:rPr>
        <w:t>It somewhat jumps here.</w:t>
      </w:r>
    </w:p>
    <w:p w14:paraId="7536D173" w14:textId="530E26E1" w:rsidR="00E40900" w:rsidRDefault="00E40900">
      <w:pPr>
        <w:pStyle w:val="af1"/>
        <w:rPr>
          <w:lang w:eastAsia="zh-CN"/>
        </w:rPr>
      </w:pPr>
    </w:p>
    <w:p w14:paraId="60F67A8D" w14:textId="6BD394BA" w:rsidR="00E40900" w:rsidRDefault="00E40900">
      <w:pPr>
        <w:pStyle w:val="af1"/>
        <w:rPr>
          <w:lang w:eastAsia="zh-CN"/>
        </w:rPr>
      </w:pPr>
      <w:r>
        <w:rPr>
          <w:lang w:eastAsia="zh-CN"/>
        </w:rPr>
        <w:t xml:space="preserve">Why this PCA component is </w:t>
      </w:r>
      <w:r w:rsidRPr="00551CFF">
        <w:rPr>
          <w:rFonts w:ascii="Calibri Light" w:hAnsi="Calibri Light" w:cs="Calibri Light"/>
          <w:lang w:val="en-US"/>
        </w:rPr>
        <w:t>internal value representations</w:t>
      </w:r>
      <w:r>
        <w:rPr>
          <w:rFonts w:ascii="Calibri Light" w:hAnsi="Calibri Light" w:cs="Calibri Light"/>
          <w:lang w:val="en-US"/>
        </w:rPr>
        <w:t>? Can you write it clearer?</w:t>
      </w:r>
    </w:p>
    <w:p w14:paraId="4492517F" w14:textId="77777777" w:rsidR="00E40900" w:rsidRDefault="00E40900">
      <w:pPr>
        <w:pStyle w:val="af1"/>
        <w:rPr>
          <w:lang w:eastAsia="zh-CN"/>
        </w:rPr>
      </w:pPr>
    </w:p>
    <w:p w14:paraId="70E54E22" w14:textId="17697AA2" w:rsidR="00852F78" w:rsidRDefault="00852F78">
      <w:pPr>
        <w:pStyle w:val="af1"/>
        <w:rPr>
          <w:lang w:eastAsia="zh-CN"/>
        </w:rPr>
      </w:pPr>
      <w:r>
        <w:rPr>
          <w:lang w:eastAsia="zh-CN"/>
        </w:rPr>
        <w:t xml:space="preserve">What is </w:t>
      </w:r>
      <w:proofErr w:type="spellStart"/>
      <w:r>
        <w:rPr>
          <w:lang w:eastAsia="zh-CN"/>
        </w:rPr>
        <w:t>X</w:t>
      </w:r>
      <w:r w:rsidR="00E40900">
        <w:rPr>
          <w:lang w:eastAsia="zh-CN"/>
        </w:rPr>
        <w:t>s</w:t>
      </w:r>
      <w:proofErr w:type="spellEnd"/>
      <w:r>
        <w:rPr>
          <w:lang w:eastAsia="zh-CN"/>
        </w:rPr>
        <w:t xml:space="preserve"> and Y</w:t>
      </w:r>
      <w:r w:rsidR="00E40900">
        <w:rPr>
          <w:lang w:eastAsia="zh-CN"/>
        </w:rPr>
        <w:t>s</w:t>
      </w:r>
      <w:r>
        <w:rPr>
          <w:lang w:eastAsia="zh-CN"/>
        </w:rPr>
        <w:t xml:space="preserve"> for this PCA analyses? Can you explain more?</w:t>
      </w:r>
    </w:p>
  </w:comment>
  <w:comment w:id="80" w:author="Neuron" w:date="2025-07-01T23:45:00Z" w:initials="N">
    <w:p w14:paraId="4F8CE233" w14:textId="77777777" w:rsidR="00E40900" w:rsidRDefault="00E40900">
      <w:pPr>
        <w:pStyle w:val="af1"/>
      </w:pPr>
      <w:r>
        <w:rPr>
          <w:rStyle w:val="af0"/>
        </w:rPr>
        <w:annotationRef/>
      </w:r>
      <w:r>
        <w:t>Can we also show how well this model predict choice? Or RT (maybe not necessary)?</w:t>
      </w:r>
    </w:p>
    <w:p w14:paraId="129E40FD" w14:textId="77777777" w:rsidR="00E40900" w:rsidRDefault="00E40900">
      <w:pPr>
        <w:pStyle w:val="af1"/>
      </w:pPr>
    </w:p>
    <w:p w14:paraId="5D234880" w14:textId="08E64477" w:rsidR="00E40900" w:rsidRDefault="00E40900">
      <w:pPr>
        <w:pStyle w:val="af1"/>
      </w:pPr>
      <w:r>
        <w:t>Or should we say more about the model fit of our computational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2BB49C" w15:done="0"/>
  <w15:commentEx w15:paraId="605B91D0" w15:done="0"/>
  <w15:commentEx w15:paraId="1E4B0A9F" w15:done="0"/>
  <w15:commentEx w15:paraId="4F43B88B" w15:done="0"/>
  <w15:commentEx w15:paraId="6591C796" w15:done="0"/>
  <w15:commentEx w15:paraId="6D9D58B4" w15:done="0"/>
  <w15:commentEx w15:paraId="27C10922" w15:done="0"/>
  <w15:commentEx w15:paraId="69BF4E60" w15:done="0"/>
  <w15:commentEx w15:paraId="69ACADF6" w15:done="0"/>
  <w15:commentEx w15:paraId="76467AEA" w15:done="0"/>
  <w15:commentEx w15:paraId="4BB8D00C" w15:done="0"/>
  <w15:commentEx w15:paraId="3C1CAB81" w15:done="0"/>
  <w15:commentEx w15:paraId="578D741B" w15:done="0"/>
  <w15:commentEx w15:paraId="2AEBEF64" w15:done="0"/>
  <w15:commentEx w15:paraId="70E54E22" w15:done="0"/>
  <w15:commentEx w15:paraId="5D234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2BB49C" w16cid:durableId="2C0EE2A8"/>
  <w16cid:commentId w16cid:paraId="605B91D0" w16cid:durableId="2C0EE40F"/>
  <w16cid:commentId w16cid:paraId="1E4B0A9F" w16cid:durableId="2C0EE381"/>
  <w16cid:commentId w16cid:paraId="4F43B88B" w16cid:durableId="2C0EE46A"/>
  <w16cid:commentId w16cid:paraId="6591C796" w16cid:durableId="2BD6EB0B"/>
  <w16cid:commentId w16cid:paraId="6D9D58B4" w16cid:durableId="2C0EE5B3"/>
  <w16cid:commentId w16cid:paraId="27C10922" w16cid:durableId="2C0EE726"/>
  <w16cid:commentId w16cid:paraId="69BF4E60" w16cid:durableId="2C0EE894"/>
  <w16cid:commentId w16cid:paraId="69ACADF6" w16cid:durableId="2C0EE7F1"/>
  <w16cid:commentId w16cid:paraId="76467AEA" w16cid:durableId="2C0EE95B"/>
  <w16cid:commentId w16cid:paraId="4BB8D00C" w16cid:durableId="2C0EEBC5"/>
  <w16cid:commentId w16cid:paraId="3C1CAB81" w16cid:durableId="2C0EED3D"/>
  <w16cid:commentId w16cid:paraId="578D741B" w16cid:durableId="2C0EEE0D"/>
  <w16cid:commentId w16cid:paraId="2AEBEF64" w16cid:durableId="2C0EEE9F"/>
  <w16cid:commentId w16cid:paraId="70E54E22" w16cid:durableId="2BD4D858"/>
  <w16cid:commentId w16cid:paraId="5D234880" w16cid:durableId="2C0EF1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91D441" w14:textId="77777777" w:rsidR="00120833" w:rsidRDefault="00120833" w:rsidP="00D0265D">
      <w:r>
        <w:separator/>
      </w:r>
    </w:p>
  </w:endnote>
  <w:endnote w:type="continuationSeparator" w:id="0">
    <w:p w14:paraId="43CFE73A" w14:textId="77777777" w:rsidR="00120833" w:rsidRDefault="00120833" w:rsidP="00D02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443A1" w14:textId="77777777" w:rsidR="00120833" w:rsidRDefault="00120833" w:rsidP="00D0265D">
      <w:r>
        <w:separator/>
      </w:r>
    </w:p>
  </w:footnote>
  <w:footnote w:type="continuationSeparator" w:id="0">
    <w:p w14:paraId="5BAD7E1C" w14:textId="77777777" w:rsidR="00120833" w:rsidRDefault="00120833" w:rsidP="00D02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B03DFA"/>
    <w:multiLevelType w:val="hybridMultilevel"/>
    <w:tmpl w:val="A3825856"/>
    <w:lvl w:ilvl="0" w:tplc="BDC4A8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eng Sheng">
    <w15:presenceInfo w15:providerId="Windows Live" w15:userId="5f02526d5e29e1dc"/>
  </w15:person>
  <w15:person w15:author="Neuron">
    <w15:presenceInfo w15:providerId="Windows Live" w15:userId="5f02526d5e29e1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84"/>
    <w:rsid w:val="00006690"/>
    <w:rsid w:val="0001458A"/>
    <w:rsid w:val="00016C08"/>
    <w:rsid w:val="00020C79"/>
    <w:rsid w:val="00024867"/>
    <w:rsid w:val="00033863"/>
    <w:rsid w:val="0003577D"/>
    <w:rsid w:val="00043628"/>
    <w:rsid w:val="00056969"/>
    <w:rsid w:val="00071AFA"/>
    <w:rsid w:val="000825AA"/>
    <w:rsid w:val="00084971"/>
    <w:rsid w:val="00093C30"/>
    <w:rsid w:val="0009427A"/>
    <w:rsid w:val="000968CD"/>
    <w:rsid w:val="000A7C68"/>
    <w:rsid w:val="000B27EB"/>
    <w:rsid w:val="000B6EAF"/>
    <w:rsid w:val="000C3F91"/>
    <w:rsid w:val="000D204D"/>
    <w:rsid w:val="000E112F"/>
    <w:rsid w:val="000E6584"/>
    <w:rsid w:val="00105803"/>
    <w:rsid w:val="00115FE8"/>
    <w:rsid w:val="00120833"/>
    <w:rsid w:val="001250DA"/>
    <w:rsid w:val="00132BA6"/>
    <w:rsid w:val="00144EF4"/>
    <w:rsid w:val="00145D76"/>
    <w:rsid w:val="0015753B"/>
    <w:rsid w:val="00187EE2"/>
    <w:rsid w:val="0019067B"/>
    <w:rsid w:val="001A1275"/>
    <w:rsid w:val="001A6615"/>
    <w:rsid w:val="001B7B92"/>
    <w:rsid w:val="001D021F"/>
    <w:rsid w:val="00204419"/>
    <w:rsid w:val="002053C0"/>
    <w:rsid w:val="00206B06"/>
    <w:rsid w:val="00221A0D"/>
    <w:rsid w:val="00226C28"/>
    <w:rsid w:val="00235D61"/>
    <w:rsid w:val="00242961"/>
    <w:rsid w:val="002470EC"/>
    <w:rsid w:val="00272CC8"/>
    <w:rsid w:val="00275008"/>
    <w:rsid w:val="0028162B"/>
    <w:rsid w:val="002834E1"/>
    <w:rsid w:val="00297CF3"/>
    <w:rsid w:val="002C6C95"/>
    <w:rsid w:val="002F37F1"/>
    <w:rsid w:val="002F75D3"/>
    <w:rsid w:val="00301971"/>
    <w:rsid w:val="00311CCF"/>
    <w:rsid w:val="00333B2F"/>
    <w:rsid w:val="00344A43"/>
    <w:rsid w:val="0035779C"/>
    <w:rsid w:val="00357B19"/>
    <w:rsid w:val="003704BD"/>
    <w:rsid w:val="00392352"/>
    <w:rsid w:val="00396D8B"/>
    <w:rsid w:val="003A265E"/>
    <w:rsid w:val="003A4C7D"/>
    <w:rsid w:val="003B7E64"/>
    <w:rsid w:val="003F4223"/>
    <w:rsid w:val="004018F3"/>
    <w:rsid w:val="00413D79"/>
    <w:rsid w:val="00422CB3"/>
    <w:rsid w:val="004331CF"/>
    <w:rsid w:val="00442DB8"/>
    <w:rsid w:val="00446A3C"/>
    <w:rsid w:val="00455F6B"/>
    <w:rsid w:val="00464620"/>
    <w:rsid w:val="004646A1"/>
    <w:rsid w:val="00472791"/>
    <w:rsid w:val="00472AC2"/>
    <w:rsid w:val="00480D8D"/>
    <w:rsid w:val="00490C53"/>
    <w:rsid w:val="004920E7"/>
    <w:rsid w:val="00492664"/>
    <w:rsid w:val="00495384"/>
    <w:rsid w:val="004F31B8"/>
    <w:rsid w:val="004F341B"/>
    <w:rsid w:val="00514CD3"/>
    <w:rsid w:val="00523AEB"/>
    <w:rsid w:val="00544843"/>
    <w:rsid w:val="00551CFF"/>
    <w:rsid w:val="005710CA"/>
    <w:rsid w:val="00573ED1"/>
    <w:rsid w:val="00585C52"/>
    <w:rsid w:val="00586135"/>
    <w:rsid w:val="005A7F62"/>
    <w:rsid w:val="005B60ED"/>
    <w:rsid w:val="005C51F1"/>
    <w:rsid w:val="005D2B6A"/>
    <w:rsid w:val="005D7945"/>
    <w:rsid w:val="005F2649"/>
    <w:rsid w:val="00600324"/>
    <w:rsid w:val="0060278E"/>
    <w:rsid w:val="006046B7"/>
    <w:rsid w:val="0062058F"/>
    <w:rsid w:val="00631544"/>
    <w:rsid w:val="00643097"/>
    <w:rsid w:val="006753D9"/>
    <w:rsid w:val="006A15C3"/>
    <w:rsid w:val="006B063E"/>
    <w:rsid w:val="006B3998"/>
    <w:rsid w:val="006B5259"/>
    <w:rsid w:val="006C686C"/>
    <w:rsid w:val="006D1C24"/>
    <w:rsid w:val="006D2F7F"/>
    <w:rsid w:val="0070636C"/>
    <w:rsid w:val="00713182"/>
    <w:rsid w:val="00721A23"/>
    <w:rsid w:val="0072443A"/>
    <w:rsid w:val="007328F9"/>
    <w:rsid w:val="00734A37"/>
    <w:rsid w:val="007455A1"/>
    <w:rsid w:val="00750A48"/>
    <w:rsid w:val="00752F79"/>
    <w:rsid w:val="007536BA"/>
    <w:rsid w:val="00760CCF"/>
    <w:rsid w:val="007665B6"/>
    <w:rsid w:val="00781F90"/>
    <w:rsid w:val="00786986"/>
    <w:rsid w:val="0079294B"/>
    <w:rsid w:val="007B2E99"/>
    <w:rsid w:val="007C567D"/>
    <w:rsid w:val="007D0269"/>
    <w:rsid w:val="007D228C"/>
    <w:rsid w:val="007D392A"/>
    <w:rsid w:val="007F17D7"/>
    <w:rsid w:val="007F4487"/>
    <w:rsid w:val="007F5598"/>
    <w:rsid w:val="00812F66"/>
    <w:rsid w:val="008207A8"/>
    <w:rsid w:val="00823540"/>
    <w:rsid w:val="00826129"/>
    <w:rsid w:val="00841E68"/>
    <w:rsid w:val="00844558"/>
    <w:rsid w:val="00852F78"/>
    <w:rsid w:val="0086109F"/>
    <w:rsid w:val="00863A70"/>
    <w:rsid w:val="00872751"/>
    <w:rsid w:val="00876410"/>
    <w:rsid w:val="008849C4"/>
    <w:rsid w:val="008907BD"/>
    <w:rsid w:val="008A5DBD"/>
    <w:rsid w:val="008A7DAB"/>
    <w:rsid w:val="008B090F"/>
    <w:rsid w:val="008C0FA9"/>
    <w:rsid w:val="008E09CC"/>
    <w:rsid w:val="008E1AA8"/>
    <w:rsid w:val="008F1D55"/>
    <w:rsid w:val="00902DF3"/>
    <w:rsid w:val="009045B1"/>
    <w:rsid w:val="00917D58"/>
    <w:rsid w:val="00927354"/>
    <w:rsid w:val="00946F91"/>
    <w:rsid w:val="0095039C"/>
    <w:rsid w:val="009664DA"/>
    <w:rsid w:val="00971F04"/>
    <w:rsid w:val="0098271B"/>
    <w:rsid w:val="009927AA"/>
    <w:rsid w:val="00993340"/>
    <w:rsid w:val="00994C83"/>
    <w:rsid w:val="00995724"/>
    <w:rsid w:val="009A412D"/>
    <w:rsid w:val="009B7471"/>
    <w:rsid w:val="009C0565"/>
    <w:rsid w:val="009C3877"/>
    <w:rsid w:val="009E7397"/>
    <w:rsid w:val="00A0212C"/>
    <w:rsid w:val="00A05B69"/>
    <w:rsid w:val="00A1486D"/>
    <w:rsid w:val="00A32A00"/>
    <w:rsid w:val="00A4420E"/>
    <w:rsid w:val="00A64F6D"/>
    <w:rsid w:val="00A66947"/>
    <w:rsid w:val="00A73D97"/>
    <w:rsid w:val="00A82758"/>
    <w:rsid w:val="00AA0F47"/>
    <w:rsid w:val="00AB2BA3"/>
    <w:rsid w:val="00AB5ECE"/>
    <w:rsid w:val="00AE28E7"/>
    <w:rsid w:val="00AE43D5"/>
    <w:rsid w:val="00AE6397"/>
    <w:rsid w:val="00B15659"/>
    <w:rsid w:val="00B16009"/>
    <w:rsid w:val="00B26172"/>
    <w:rsid w:val="00B36236"/>
    <w:rsid w:val="00B507D0"/>
    <w:rsid w:val="00B77EF4"/>
    <w:rsid w:val="00B816CD"/>
    <w:rsid w:val="00B93548"/>
    <w:rsid w:val="00B93FB2"/>
    <w:rsid w:val="00BB3A74"/>
    <w:rsid w:val="00BC754E"/>
    <w:rsid w:val="00BD1523"/>
    <w:rsid w:val="00BD6BC3"/>
    <w:rsid w:val="00BF0C7E"/>
    <w:rsid w:val="00C17038"/>
    <w:rsid w:val="00C228FB"/>
    <w:rsid w:val="00C31D38"/>
    <w:rsid w:val="00C344C4"/>
    <w:rsid w:val="00C351AB"/>
    <w:rsid w:val="00C37C67"/>
    <w:rsid w:val="00C46341"/>
    <w:rsid w:val="00C649CD"/>
    <w:rsid w:val="00C83CD9"/>
    <w:rsid w:val="00C868CE"/>
    <w:rsid w:val="00C9732D"/>
    <w:rsid w:val="00CB684C"/>
    <w:rsid w:val="00CC187D"/>
    <w:rsid w:val="00CC3647"/>
    <w:rsid w:val="00CD0CBF"/>
    <w:rsid w:val="00CE659A"/>
    <w:rsid w:val="00CF143A"/>
    <w:rsid w:val="00CF26FF"/>
    <w:rsid w:val="00D0265D"/>
    <w:rsid w:val="00D326D6"/>
    <w:rsid w:val="00D625E9"/>
    <w:rsid w:val="00D71321"/>
    <w:rsid w:val="00D71E7E"/>
    <w:rsid w:val="00D73390"/>
    <w:rsid w:val="00D75C4E"/>
    <w:rsid w:val="00D7612C"/>
    <w:rsid w:val="00D828C3"/>
    <w:rsid w:val="00DA4049"/>
    <w:rsid w:val="00DB1F2B"/>
    <w:rsid w:val="00DC30AB"/>
    <w:rsid w:val="00DF7D2B"/>
    <w:rsid w:val="00E04E86"/>
    <w:rsid w:val="00E40900"/>
    <w:rsid w:val="00E42515"/>
    <w:rsid w:val="00E62F42"/>
    <w:rsid w:val="00E74052"/>
    <w:rsid w:val="00EA6200"/>
    <w:rsid w:val="00EB10D1"/>
    <w:rsid w:val="00EB3D2C"/>
    <w:rsid w:val="00EB57E9"/>
    <w:rsid w:val="00EE19DF"/>
    <w:rsid w:val="00F034B7"/>
    <w:rsid w:val="00F057FB"/>
    <w:rsid w:val="00F13DFD"/>
    <w:rsid w:val="00F22C3B"/>
    <w:rsid w:val="00F26F35"/>
    <w:rsid w:val="00F4498C"/>
    <w:rsid w:val="00F6180F"/>
    <w:rsid w:val="00F622D8"/>
    <w:rsid w:val="00F71E00"/>
    <w:rsid w:val="00F74C7E"/>
    <w:rsid w:val="00F77DC4"/>
    <w:rsid w:val="00F77FCC"/>
    <w:rsid w:val="00F82CE1"/>
    <w:rsid w:val="00F91077"/>
    <w:rsid w:val="00F92709"/>
    <w:rsid w:val="00F9322C"/>
    <w:rsid w:val="00F93F0E"/>
    <w:rsid w:val="00FA5466"/>
    <w:rsid w:val="00FB16D6"/>
    <w:rsid w:val="00FB3B05"/>
    <w:rsid w:val="00FD12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0F8A52"/>
  <w15:chartTrackingRefBased/>
  <w15:docId w15:val="{B0AD7A19-09E7-4E07-A5C2-7A915B1B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495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95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53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53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53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53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53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538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53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538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9538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9538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95384"/>
    <w:rPr>
      <w:rFonts w:eastAsiaTheme="majorEastAsia" w:cstheme="majorBidi"/>
      <w:i/>
      <w:iCs/>
      <w:color w:val="0F4761" w:themeColor="accent1" w:themeShade="BF"/>
    </w:rPr>
  </w:style>
  <w:style w:type="character" w:customStyle="1" w:styleId="50">
    <w:name w:val="标题 5 字符"/>
    <w:basedOn w:val="a0"/>
    <w:link w:val="5"/>
    <w:uiPriority w:val="9"/>
    <w:semiHidden/>
    <w:rsid w:val="00495384"/>
    <w:rPr>
      <w:rFonts w:eastAsiaTheme="majorEastAsia" w:cstheme="majorBidi"/>
      <w:color w:val="0F4761" w:themeColor="accent1" w:themeShade="BF"/>
    </w:rPr>
  </w:style>
  <w:style w:type="character" w:customStyle="1" w:styleId="60">
    <w:name w:val="标题 6 字符"/>
    <w:basedOn w:val="a0"/>
    <w:link w:val="6"/>
    <w:uiPriority w:val="9"/>
    <w:semiHidden/>
    <w:rsid w:val="00495384"/>
    <w:rPr>
      <w:rFonts w:eastAsiaTheme="majorEastAsia" w:cstheme="majorBidi"/>
      <w:i/>
      <w:iCs/>
      <w:color w:val="595959" w:themeColor="text1" w:themeTint="A6"/>
    </w:rPr>
  </w:style>
  <w:style w:type="character" w:customStyle="1" w:styleId="70">
    <w:name w:val="标题 7 字符"/>
    <w:basedOn w:val="a0"/>
    <w:link w:val="7"/>
    <w:uiPriority w:val="9"/>
    <w:semiHidden/>
    <w:rsid w:val="00495384"/>
    <w:rPr>
      <w:rFonts w:eastAsiaTheme="majorEastAsia" w:cstheme="majorBidi"/>
      <w:color w:val="595959" w:themeColor="text1" w:themeTint="A6"/>
    </w:rPr>
  </w:style>
  <w:style w:type="character" w:customStyle="1" w:styleId="80">
    <w:name w:val="标题 8 字符"/>
    <w:basedOn w:val="a0"/>
    <w:link w:val="8"/>
    <w:uiPriority w:val="9"/>
    <w:semiHidden/>
    <w:rsid w:val="00495384"/>
    <w:rPr>
      <w:rFonts w:eastAsiaTheme="majorEastAsia" w:cstheme="majorBidi"/>
      <w:i/>
      <w:iCs/>
      <w:color w:val="272727" w:themeColor="text1" w:themeTint="D8"/>
    </w:rPr>
  </w:style>
  <w:style w:type="character" w:customStyle="1" w:styleId="90">
    <w:name w:val="标题 9 字符"/>
    <w:basedOn w:val="a0"/>
    <w:link w:val="9"/>
    <w:uiPriority w:val="9"/>
    <w:semiHidden/>
    <w:rsid w:val="00495384"/>
    <w:rPr>
      <w:rFonts w:eastAsiaTheme="majorEastAsia" w:cstheme="majorBidi"/>
      <w:color w:val="272727" w:themeColor="text1" w:themeTint="D8"/>
    </w:rPr>
  </w:style>
  <w:style w:type="paragraph" w:styleId="a3">
    <w:name w:val="Title"/>
    <w:basedOn w:val="a"/>
    <w:next w:val="a"/>
    <w:link w:val="a4"/>
    <w:uiPriority w:val="10"/>
    <w:qFormat/>
    <w:rsid w:val="00495384"/>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53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384"/>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9538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95384"/>
    <w:pPr>
      <w:spacing w:before="160" w:after="160"/>
      <w:jc w:val="center"/>
    </w:pPr>
    <w:rPr>
      <w:i/>
      <w:iCs/>
      <w:color w:val="404040" w:themeColor="text1" w:themeTint="BF"/>
    </w:rPr>
  </w:style>
  <w:style w:type="character" w:customStyle="1" w:styleId="a8">
    <w:name w:val="引用 字符"/>
    <w:basedOn w:val="a0"/>
    <w:link w:val="a7"/>
    <w:uiPriority w:val="29"/>
    <w:rsid w:val="00495384"/>
    <w:rPr>
      <w:i/>
      <w:iCs/>
      <w:color w:val="404040" w:themeColor="text1" w:themeTint="BF"/>
    </w:rPr>
  </w:style>
  <w:style w:type="paragraph" w:styleId="a9">
    <w:name w:val="List Paragraph"/>
    <w:basedOn w:val="a"/>
    <w:uiPriority w:val="34"/>
    <w:qFormat/>
    <w:rsid w:val="00495384"/>
    <w:pPr>
      <w:ind w:left="720"/>
      <w:contextualSpacing/>
    </w:pPr>
  </w:style>
  <w:style w:type="character" w:styleId="aa">
    <w:name w:val="Intense Emphasis"/>
    <w:basedOn w:val="a0"/>
    <w:uiPriority w:val="21"/>
    <w:qFormat/>
    <w:rsid w:val="00495384"/>
    <w:rPr>
      <w:i/>
      <w:iCs/>
      <w:color w:val="0F4761" w:themeColor="accent1" w:themeShade="BF"/>
    </w:rPr>
  </w:style>
  <w:style w:type="paragraph" w:styleId="ab">
    <w:name w:val="Intense Quote"/>
    <w:basedOn w:val="a"/>
    <w:next w:val="a"/>
    <w:link w:val="ac"/>
    <w:uiPriority w:val="30"/>
    <w:qFormat/>
    <w:rsid w:val="00495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5384"/>
    <w:rPr>
      <w:i/>
      <w:iCs/>
      <w:color w:val="0F4761" w:themeColor="accent1" w:themeShade="BF"/>
    </w:rPr>
  </w:style>
  <w:style w:type="character" w:styleId="ad">
    <w:name w:val="Intense Reference"/>
    <w:basedOn w:val="a0"/>
    <w:uiPriority w:val="32"/>
    <w:qFormat/>
    <w:rsid w:val="00495384"/>
    <w:rPr>
      <w:b/>
      <w:bCs/>
      <w:smallCaps/>
      <w:color w:val="0F4761" w:themeColor="accent1" w:themeShade="BF"/>
      <w:spacing w:val="5"/>
    </w:rPr>
  </w:style>
  <w:style w:type="paragraph" w:styleId="ae">
    <w:name w:val="Bibliography"/>
    <w:basedOn w:val="a"/>
    <w:next w:val="a"/>
    <w:uiPriority w:val="37"/>
    <w:unhideWhenUsed/>
    <w:rsid w:val="00823540"/>
    <w:pPr>
      <w:tabs>
        <w:tab w:val="left" w:pos="260"/>
      </w:tabs>
      <w:spacing w:line="480" w:lineRule="auto"/>
      <w:ind w:left="264" w:hanging="264"/>
    </w:pPr>
  </w:style>
  <w:style w:type="paragraph" w:styleId="af">
    <w:name w:val="Revision"/>
    <w:hidden/>
    <w:uiPriority w:val="99"/>
    <w:semiHidden/>
    <w:rsid w:val="008F1D55"/>
  </w:style>
  <w:style w:type="character" w:styleId="af0">
    <w:name w:val="annotation reference"/>
    <w:basedOn w:val="a0"/>
    <w:uiPriority w:val="99"/>
    <w:semiHidden/>
    <w:unhideWhenUsed/>
    <w:rsid w:val="008F1D55"/>
    <w:rPr>
      <w:sz w:val="21"/>
      <w:szCs w:val="21"/>
    </w:rPr>
  </w:style>
  <w:style w:type="paragraph" w:styleId="af1">
    <w:name w:val="annotation text"/>
    <w:basedOn w:val="a"/>
    <w:link w:val="af2"/>
    <w:uiPriority w:val="99"/>
    <w:unhideWhenUsed/>
    <w:rsid w:val="008F1D55"/>
  </w:style>
  <w:style w:type="character" w:customStyle="1" w:styleId="af2">
    <w:name w:val="批注文字 字符"/>
    <w:basedOn w:val="a0"/>
    <w:link w:val="af1"/>
    <w:uiPriority w:val="99"/>
    <w:rsid w:val="008F1D55"/>
  </w:style>
  <w:style w:type="paragraph" w:styleId="af3">
    <w:name w:val="annotation subject"/>
    <w:basedOn w:val="af1"/>
    <w:next w:val="af1"/>
    <w:link w:val="af4"/>
    <w:uiPriority w:val="99"/>
    <w:semiHidden/>
    <w:unhideWhenUsed/>
    <w:rsid w:val="008F1D55"/>
    <w:rPr>
      <w:b/>
      <w:bCs/>
    </w:rPr>
  </w:style>
  <w:style w:type="character" w:customStyle="1" w:styleId="af4">
    <w:name w:val="批注主题 字符"/>
    <w:basedOn w:val="af2"/>
    <w:link w:val="af3"/>
    <w:uiPriority w:val="99"/>
    <w:semiHidden/>
    <w:rsid w:val="008F1D55"/>
    <w:rPr>
      <w:b/>
      <w:bCs/>
    </w:rPr>
  </w:style>
  <w:style w:type="character" w:styleId="af5">
    <w:name w:val="Placeholder Text"/>
    <w:basedOn w:val="a0"/>
    <w:uiPriority w:val="99"/>
    <w:semiHidden/>
    <w:rsid w:val="00204419"/>
    <w:rPr>
      <w:color w:val="666666"/>
    </w:rPr>
  </w:style>
  <w:style w:type="paragraph" w:styleId="af6">
    <w:name w:val="header"/>
    <w:basedOn w:val="a"/>
    <w:link w:val="af7"/>
    <w:uiPriority w:val="99"/>
    <w:unhideWhenUsed/>
    <w:rsid w:val="00D0265D"/>
    <w:pPr>
      <w:pBdr>
        <w:bottom w:val="single" w:sz="6" w:space="1" w:color="auto"/>
      </w:pBdr>
      <w:tabs>
        <w:tab w:val="center" w:pos="4153"/>
        <w:tab w:val="right" w:pos="8306"/>
      </w:tabs>
      <w:snapToGrid w:val="0"/>
      <w:jc w:val="center"/>
    </w:pPr>
    <w:rPr>
      <w:sz w:val="18"/>
      <w:szCs w:val="18"/>
    </w:rPr>
  </w:style>
  <w:style w:type="character" w:customStyle="1" w:styleId="af7">
    <w:name w:val="页眉 字符"/>
    <w:basedOn w:val="a0"/>
    <w:link w:val="af6"/>
    <w:uiPriority w:val="99"/>
    <w:rsid w:val="00D0265D"/>
    <w:rPr>
      <w:sz w:val="18"/>
      <w:szCs w:val="18"/>
    </w:rPr>
  </w:style>
  <w:style w:type="paragraph" w:styleId="af8">
    <w:name w:val="footer"/>
    <w:basedOn w:val="a"/>
    <w:link w:val="af9"/>
    <w:uiPriority w:val="99"/>
    <w:unhideWhenUsed/>
    <w:rsid w:val="00D0265D"/>
    <w:pPr>
      <w:tabs>
        <w:tab w:val="center" w:pos="4153"/>
        <w:tab w:val="right" w:pos="8306"/>
      </w:tabs>
      <w:snapToGrid w:val="0"/>
    </w:pPr>
    <w:rPr>
      <w:sz w:val="18"/>
      <w:szCs w:val="18"/>
    </w:rPr>
  </w:style>
  <w:style w:type="character" w:customStyle="1" w:styleId="af9">
    <w:name w:val="页脚 字符"/>
    <w:basedOn w:val="a0"/>
    <w:link w:val="af8"/>
    <w:uiPriority w:val="99"/>
    <w:rsid w:val="00D0265D"/>
    <w:rPr>
      <w:sz w:val="18"/>
      <w:szCs w:val="18"/>
    </w:rPr>
  </w:style>
  <w:style w:type="paragraph" w:styleId="afa">
    <w:name w:val="Balloon Text"/>
    <w:basedOn w:val="a"/>
    <w:link w:val="afb"/>
    <w:uiPriority w:val="99"/>
    <w:semiHidden/>
    <w:unhideWhenUsed/>
    <w:rsid w:val="00D0265D"/>
    <w:rPr>
      <w:sz w:val="18"/>
      <w:szCs w:val="18"/>
    </w:rPr>
  </w:style>
  <w:style w:type="character" w:customStyle="1" w:styleId="afb">
    <w:name w:val="批注框文本 字符"/>
    <w:basedOn w:val="a0"/>
    <w:link w:val="afa"/>
    <w:uiPriority w:val="99"/>
    <w:semiHidden/>
    <w:rsid w:val="00D0265D"/>
    <w:rPr>
      <w:sz w:val="18"/>
      <w:szCs w:val="18"/>
    </w:rPr>
  </w:style>
  <w:style w:type="character" w:styleId="afc">
    <w:name w:val="Emphasis"/>
    <w:basedOn w:val="a0"/>
    <w:uiPriority w:val="20"/>
    <w:qFormat/>
    <w:rsid w:val="006D1C24"/>
    <w:rPr>
      <w:i/>
      <w:iCs/>
    </w:rPr>
  </w:style>
  <w:style w:type="character" w:styleId="afd">
    <w:name w:val="Hyperlink"/>
    <w:basedOn w:val="a0"/>
    <w:uiPriority w:val="99"/>
    <w:unhideWhenUsed/>
    <w:rsid w:val="008A5DBD"/>
    <w:rPr>
      <w:color w:val="467886" w:themeColor="hyperlink"/>
      <w:u w:val="single"/>
    </w:rPr>
  </w:style>
  <w:style w:type="character" w:styleId="afe">
    <w:name w:val="Unresolved Mention"/>
    <w:basedOn w:val="a0"/>
    <w:uiPriority w:val="99"/>
    <w:semiHidden/>
    <w:unhideWhenUsed/>
    <w:rsid w:val="008A5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88561">
      <w:bodyDiv w:val="1"/>
      <w:marLeft w:val="0"/>
      <w:marRight w:val="0"/>
      <w:marTop w:val="0"/>
      <w:marBottom w:val="0"/>
      <w:divBdr>
        <w:top w:val="none" w:sz="0" w:space="0" w:color="auto"/>
        <w:left w:val="none" w:sz="0" w:space="0" w:color="auto"/>
        <w:bottom w:val="none" w:sz="0" w:space="0" w:color="auto"/>
        <w:right w:val="none" w:sz="0" w:space="0" w:color="auto"/>
      </w:divBdr>
      <w:divsChild>
        <w:div w:id="1776560918">
          <w:marLeft w:val="0"/>
          <w:marRight w:val="0"/>
          <w:marTop w:val="0"/>
          <w:marBottom w:val="0"/>
          <w:divBdr>
            <w:top w:val="none" w:sz="0" w:space="0" w:color="auto"/>
            <w:left w:val="none" w:sz="0" w:space="0" w:color="auto"/>
            <w:bottom w:val="none" w:sz="0" w:space="0" w:color="auto"/>
            <w:right w:val="none" w:sz="0" w:space="0" w:color="auto"/>
          </w:divBdr>
          <w:divsChild>
            <w:div w:id="4781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9053">
      <w:bodyDiv w:val="1"/>
      <w:marLeft w:val="0"/>
      <w:marRight w:val="0"/>
      <w:marTop w:val="0"/>
      <w:marBottom w:val="0"/>
      <w:divBdr>
        <w:top w:val="none" w:sz="0" w:space="0" w:color="auto"/>
        <w:left w:val="none" w:sz="0" w:space="0" w:color="auto"/>
        <w:bottom w:val="none" w:sz="0" w:space="0" w:color="auto"/>
        <w:right w:val="none" w:sz="0" w:space="0" w:color="auto"/>
      </w:divBdr>
      <w:divsChild>
        <w:div w:id="156193338">
          <w:marLeft w:val="0"/>
          <w:marRight w:val="0"/>
          <w:marTop w:val="0"/>
          <w:marBottom w:val="0"/>
          <w:divBdr>
            <w:top w:val="none" w:sz="0" w:space="0" w:color="auto"/>
            <w:left w:val="none" w:sz="0" w:space="0" w:color="auto"/>
            <w:bottom w:val="none" w:sz="0" w:space="0" w:color="auto"/>
            <w:right w:val="none" w:sz="0" w:space="0" w:color="auto"/>
          </w:divBdr>
          <w:divsChild>
            <w:div w:id="5449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690">
      <w:bodyDiv w:val="1"/>
      <w:marLeft w:val="0"/>
      <w:marRight w:val="0"/>
      <w:marTop w:val="0"/>
      <w:marBottom w:val="0"/>
      <w:divBdr>
        <w:top w:val="none" w:sz="0" w:space="0" w:color="auto"/>
        <w:left w:val="none" w:sz="0" w:space="0" w:color="auto"/>
        <w:bottom w:val="none" w:sz="0" w:space="0" w:color="auto"/>
        <w:right w:val="none" w:sz="0" w:space="0" w:color="auto"/>
      </w:divBdr>
      <w:divsChild>
        <w:div w:id="1460299907">
          <w:marLeft w:val="0"/>
          <w:marRight w:val="0"/>
          <w:marTop w:val="0"/>
          <w:marBottom w:val="0"/>
          <w:divBdr>
            <w:top w:val="none" w:sz="0" w:space="0" w:color="auto"/>
            <w:left w:val="none" w:sz="0" w:space="0" w:color="auto"/>
            <w:bottom w:val="none" w:sz="0" w:space="0" w:color="auto"/>
            <w:right w:val="none" w:sz="0" w:space="0" w:color="auto"/>
          </w:divBdr>
          <w:divsChild>
            <w:div w:id="3939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2614">
      <w:bodyDiv w:val="1"/>
      <w:marLeft w:val="0"/>
      <w:marRight w:val="0"/>
      <w:marTop w:val="0"/>
      <w:marBottom w:val="0"/>
      <w:divBdr>
        <w:top w:val="none" w:sz="0" w:space="0" w:color="auto"/>
        <w:left w:val="none" w:sz="0" w:space="0" w:color="auto"/>
        <w:bottom w:val="none" w:sz="0" w:space="0" w:color="auto"/>
        <w:right w:val="none" w:sz="0" w:space="0" w:color="auto"/>
      </w:divBdr>
      <w:divsChild>
        <w:div w:id="605306208">
          <w:marLeft w:val="0"/>
          <w:marRight w:val="0"/>
          <w:marTop w:val="0"/>
          <w:marBottom w:val="0"/>
          <w:divBdr>
            <w:top w:val="none" w:sz="0" w:space="0" w:color="auto"/>
            <w:left w:val="none" w:sz="0" w:space="0" w:color="auto"/>
            <w:bottom w:val="none" w:sz="0" w:space="0" w:color="auto"/>
            <w:right w:val="none" w:sz="0" w:space="0" w:color="auto"/>
          </w:divBdr>
          <w:divsChild>
            <w:div w:id="1220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5672">
      <w:bodyDiv w:val="1"/>
      <w:marLeft w:val="0"/>
      <w:marRight w:val="0"/>
      <w:marTop w:val="0"/>
      <w:marBottom w:val="0"/>
      <w:divBdr>
        <w:top w:val="none" w:sz="0" w:space="0" w:color="auto"/>
        <w:left w:val="none" w:sz="0" w:space="0" w:color="auto"/>
        <w:bottom w:val="none" w:sz="0" w:space="0" w:color="auto"/>
        <w:right w:val="none" w:sz="0" w:space="0" w:color="auto"/>
      </w:divBdr>
      <w:divsChild>
        <w:div w:id="549576">
          <w:marLeft w:val="0"/>
          <w:marRight w:val="0"/>
          <w:marTop w:val="0"/>
          <w:marBottom w:val="0"/>
          <w:divBdr>
            <w:top w:val="none" w:sz="0" w:space="0" w:color="auto"/>
            <w:left w:val="none" w:sz="0" w:space="0" w:color="auto"/>
            <w:bottom w:val="none" w:sz="0" w:space="0" w:color="auto"/>
            <w:right w:val="none" w:sz="0" w:space="0" w:color="auto"/>
          </w:divBdr>
          <w:divsChild>
            <w:div w:id="6762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1973">
      <w:bodyDiv w:val="1"/>
      <w:marLeft w:val="0"/>
      <w:marRight w:val="0"/>
      <w:marTop w:val="0"/>
      <w:marBottom w:val="0"/>
      <w:divBdr>
        <w:top w:val="none" w:sz="0" w:space="0" w:color="auto"/>
        <w:left w:val="none" w:sz="0" w:space="0" w:color="auto"/>
        <w:bottom w:val="none" w:sz="0" w:space="0" w:color="auto"/>
        <w:right w:val="none" w:sz="0" w:space="0" w:color="auto"/>
      </w:divBdr>
      <w:divsChild>
        <w:div w:id="972295651">
          <w:marLeft w:val="0"/>
          <w:marRight w:val="0"/>
          <w:marTop w:val="0"/>
          <w:marBottom w:val="0"/>
          <w:divBdr>
            <w:top w:val="none" w:sz="0" w:space="0" w:color="auto"/>
            <w:left w:val="none" w:sz="0" w:space="0" w:color="auto"/>
            <w:bottom w:val="none" w:sz="0" w:space="0" w:color="auto"/>
            <w:right w:val="none" w:sz="0" w:space="0" w:color="auto"/>
          </w:divBdr>
          <w:divsChild>
            <w:div w:id="7928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6448">
      <w:bodyDiv w:val="1"/>
      <w:marLeft w:val="0"/>
      <w:marRight w:val="0"/>
      <w:marTop w:val="0"/>
      <w:marBottom w:val="0"/>
      <w:divBdr>
        <w:top w:val="none" w:sz="0" w:space="0" w:color="auto"/>
        <w:left w:val="none" w:sz="0" w:space="0" w:color="auto"/>
        <w:bottom w:val="none" w:sz="0" w:space="0" w:color="auto"/>
        <w:right w:val="none" w:sz="0" w:space="0" w:color="auto"/>
      </w:divBdr>
      <w:divsChild>
        <w:div w:id="485316456">
          <w:marLeft w:val="0"/>
          <w:marRight w:val="0"/>
          <w:marTop w:val="0"/>
          <w:marBottom w:val="0"/>
          <w:divBdr>
            <w:top w:val="none" w:sz="0" w:space="0" w:color="auto"/>
            <w:left w:val="none" w:sz="0" w:space="0" w:color="auto"/>
            <w:bottom w:val="none" w:sz="0" w:space="0" w:color="auto"/>
            <w:right w:val="none" w:sz="0" w:space="0" w:color="auto"/>
          </w:divBdr>
          <w:divsChild>
            <w:div w:id="6268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80519">
      <w:bodyDiv w:val="1"/>
      <w:marLeft w:val="0"/>
      <w:marRight w:val="0"/>
      <w:marTop w:val="0"/>
      <w:marBottom w:val="0"/>
      <w:divBdr>
        <w:top w:val="none" w:sz="0" w:space="0" w:color="auto"/>
        <w:left w:val="none" w:sz="0" w:space="0" w:color="auto"/>
        <w:bottom w:val="none" w:sz="0" w:space="0" w:color="auto"/>
        <w:right w:val="none" w:sz="0" w:space="0" w:color="auto"/>
      </w:divBdr>
      <w:divsChild>
        <w:div w:id="158087151">
          <w:marLeft w:val="0"/>
          <w:marRight w:val="0"/>
          <w:marTop w:val="0"/>
          <w:marBottom w:val="0"/>
          <w:divBdr>
            <w:top w:val="none" w:sz="0" w:space="0" w:color="auto"/>
            <w:left w:val="none" w:sz="0" w:space="0" w:color="auto"/>
            <w:bottom w:val="none" w:sz="0" w:space="0" w:color="auto"/>
            <w:right w:val="none" w:sz="0" w:space="0" w:color="auto"/>
          </w:divBdr>
          <w:divsChild>
            <w:div w:id="50620793">
              <w:marLeft w:val="0"/>
              <w:marRight w:val="0"/>
              <w:marTop w:val="0"/>
              <w:marBottom w:val="0"/>
              <w:divBdr>
                <w:top w:val="none" w:sz="0" w:space="0" w:color="auto"/>
                <w:left w:val="none" w:sz="0" w:space="0" w:color="auto"/>
                <w:bottom w:val="none" w:sz="0" w:space="0" w:color="auto"/>
                <w:right w:val="none" w:sz="0" w:space="0" w:color="auto"/>
              </w:divBdr>
            </w:div>
            <w:div w:id="98645497">
              <w:marLeft w:val="0"/>
              <w:marRight w:val="0"/>
              <w:marTop w:val="0"/>
              <w:marBottom w:val="0"/>
              <w:divBdr>
                <w:top w:val="none" w:sz="0" w:space="0" w:color="auto"/>
                <w:left w:val="none" w:sz="0" w:space="0" w:color="auto"/>
                <w:bottom w:val="none" w:sz="0" w:space="0" w:color="auto"/>
                <w:right w:val="none" w:sz="0" w:space="0" w:color="auto"/>
              </w:divBdr>
            </w:div>
            <w:div w:id="189220142">
              <w:marLeft w:val="0"/>
              <w:marRight w:val="0"/>
              <w:marTop w:val="0"/>
              <w:marBottom w:val="0"/>
              <w:divBdr>
                <w:top w:val="none" w:sz="0" w:space="0" w:color="auto"/>
                <w:left w:val="none" w:sz="0" w:space="0" w:color="auto"/>
                <w:bottom w:val="none" w:sz="0" w:space="0" w:color="auto"/>
                <w:right w:val="none" w:sz="0" w:space="0" w:color="auto"/>
              </w:divBdr>
            </w:div>
            <w:div w:id="447899151">
              <w:marLeft w:val="0"/>
              <w:marRight w:val="0"/>
              <w:marTop w:val="0"/>
              <w:marBottom w:val="0"/>
              <w:divBdr>
                <w:top w:val="none" w:sz="0" w:space="0" w:color="auto"/>
                <w:left w:val="none" w:sz="0" w:space="0" w:color="auto"/>
                <w:bottom w:val="none" w:sz="0" w:space="0" w:color="auto"/>
                <w:right w:val="none" w:sz="0" w:space="0" w:color="auto"/>
              </w:divBdr>
            </w:div>
            <w:div w:id="503783476">
              <w:marLeft w:val="0"/>
              <w:marRight w:val="0"/>
              <w:marTop w:val="0"/>
              <w:marBottom w:val="0"/>
              <w:divBdr>
                <w:top w:val="none" w:sz="0" w:space="0" w:color="auto"/>
                <w:left w:val="none" w:sz="0" w:space="0" w:color="auto"/>
                <w:bottom w:val="none" w:sz="0" w:space="0" w:color="auto"/>
                <w:right w:val="none" w:sz="0" w:space="0" w:color="auto"/>
              </w:divBdr>
            </w:div>
            <w:div w:id="551111352">
              <w:marLeft w:val="0"/>
              <w:marRight w:val="0"/>
              <w:marTop w:val="0"/>
              <w:marBottom w:val="0"/>
              <w:divBdr>
                <w:top w:val="none" w:sz="0" w:space="0" w:color="auto"/>
                <w:left w:val="none" w:sz="0" w:space="0" w:color="auto"/>
                <w:bottom w:val="none" w:sz="0" w:space="0" w:color="auto"/>
                <w:right w:val="none" w:sz="0" w:space="0" w:color="auto"/>
              </w:divBdr>
            </w:div>
            <w:div w:id="1010062419">
              <w:marLeft w:val="0"/>
              <w:marRight w:val="0"/>
              <w:marTop w:val="0"/>
              <w:marBottom w:val="0"/>
              <w:divBdr>
                <w:top w:val="none" w:sz="0" w:space="0" w:color="auto"/>
                <w:left w:val="none" w:sz="0" w:space="0" w:color="auto"/>
                <w:bottom w:val="none" w:sz="0" w:space="0" w:color="auto"/>
                <w:right w:val="none" w:sz="0" w:space="0" w:color="auto"/>
              </w:divBdr>
            </w:div>
            <w:div w:id="1080326718">
              <w:marLeft w:val="0"/>
              <w:marRight w:val="0"/>
              <w:marTop w:val="0"/>
              <w:marBottom w:val="0"/>
              <w:divBdr>
                <w:top w:val="none" w:sz="0" w:space="0" w:color="auto"/>
                <w:left w:val="none" w:sz="0" w:space="0" w:color="auto"/>
                <w:bottom w:val="none" w:sz="0" w:space="0" w:color="auto"/>
                <w:right w:val="none" w:sz="0" w:space="0" w:color="auto"/>
              </w:divBdr>
            </w:div>
            <w:div w:id="1448817634">
              <w:marLeft w:val="0"/>
              <w:marRight w:val="0"/>
              <w:marTop w:val="0"/>
              <w:marBottom w:val="0"/>
              <w:divBdr>
                <w:top w:val="none" w:sz="0" w:space="0" w:color="auto"/>
                <w:left w:val="none" w:sz="0" w:space="0" w:color="auto"/>
                <w:bottom w:val="none" w:sz="0" w:space="0" w:color="auto"/>
                <w:right w:val="none" w:sz="0" w:space="0" w:color="auto"/>
              </w:divBdr>
            </w:div>
            <w:div w:id="1641763138">
              <w:marLeft w:val="0"/>
              <w:marRight w:val="0"/>
              <w:marTop w:val="0"/>
              <w:marBottom w:val="0"/>
              <w:divBdr>
                <w:top w:val="none" w:sz="0" w:space="0" w:color="auto"/>
                <w:left w:val="none" w:sz="0" w:space="0" w:color="auto"/>
                <w:bottom w:val="none" w:sz="0" w:space="0" w:color="auto"/>
                <w:right w:val="none" w:sz="0" w:space="0" w:color="auto"/>
              </w:divBdr>
            </w:div>
            <w:div w:id="1773429273">
              <w:marLeft w:val="0"/>
              <w:marRight w:val="0"/>
              <w:marTop w:val="0"/>
              <w:marBottom w:val="0"/>
              <w:divBdr>
                <w:top w:val="none" w:sz="0" w:space="0" w:color="auto"/>
                <w:left w:val="none" w:sz="0" w:space="0" w:color="auto"/>
                <w:bottom w:val="none" w:sz="0" w:space="0" w:color="auto"/>
                <w:right w:val="none" w:sz="0" w:space="0" w:color="auto"/>
              </w:divBdr>
            </w:div>
            <w:div w:id="1820999797">
              <w:marLeft w:val="0"/>
              <w:marRight w:val="0"/>
              <w:marTop w:val="0"/>
              <w:marBottom w:val="0"/>
              <w:divBdr>
                <w:top w:val="none" w:sz="0" w:space="0" w:color="auto"/>
                <w:left w:val="none" w:sz="0" w:space="0" w:color="auto"/>
                <w:bottom w:val="none" w:sz="0" w:space="0" w:color="auto"/>
                <w:right w:val="none" w:sz="0" w:space="0" w:color="auto"/>
              </w:divBdr>
            </w:div>
            <w:div w:id="18817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477">
      <w:bodyDiv w:val="1"/>
      <w:marLeft w:val="0"/>
      <w:marRight w:val="0"/>
      <w:marTop w:val="0"/>
      <w:marBottom w:val="0"/>
      <w:divBdr>
        <w:top w:val="none" w:sz="0" w:space="0" w:color="auto"/>
        <w:left w:val="none" w:sz="0" w:space="0" w:color="auto"/>
        <w:bottom w:val="none" w:sz="0" w:space="0" w:color="auto"/>
        <w:right w:val="none" w:sz="0" w:space="0" w:color="auto"/>
      </w:divBdr>
      <w:divsChild>
        <w:div w:id="327832594">
          <w:marLeft w:val="0"/>
          <w:marRight w:val="0"/>
          <w:marTop w:val="0"/>
          <w:marBottom w:val="0"/>
          <w:divBdr>
            <w:top w:val="none" w:sz="0" w:space="0" w:color="auto"/>
            <w:left w:val="none" w:sz="0" w:space="0" w:color="auto"/>
            <w:bottom w:val="none" w:sz="0" w:space="0" w:color="auto"/>
            <w:right w:val="none" w:sz="0" w:space="0" w:color="auto"/>
          </w:divBdr>
          <w:divsChild>
            <w:div w:id="9209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6695">
      <w:bodyDiv w:val="1"/>
      <w:marLeft w:val="0"/>
      <w:marRight w:val="0"/>
      <w:marTop w:val="0"/>
      <w:marBottom w:val="0"/>
      <w:divBdr>
        <w:top w:val="none" w:sz="0" w:space="0" w:color="auto"/>
        <w:left w:val="none" w:sz="0" w:space="0" w:color="auto"/>
        <w:bottom w:val="none" w:sz="0" w:space="0" w:color="auto"/>
        <w:right w:val="none" w:sz="0" w:space="0" w:color="auto"/>
      </w:divBdr>
    </w:div>
    <w:div w:id="208641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nk.springer.com/article/10.3758/s13414-017-1340-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CD92C-48A1-4290-901D-96BCA9B40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13</Pages>
  <Words>9077</Words>
  <Characters>51743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D'Ambrogio</dc:creator>
  <cp:keywords/>
  <dc:description/>
  <cp:lastModifiedBy>Neuron</cp:lastModifiedBy>
  <cp:revision>7</cp:revision>
  <dcterms:created xsi:type="dcterms:W3CDTF">2025-07-01T13:49:00Z</dcterms:created>
  <dcterms:modified xsi:type="dcterms:W3CDTF">2025-07-01T15:55:00Z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id="RQqhzIZd"/&gt;&lt;style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